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e8e8e8"/>
        <w:spacing w:line="276" w:lineRule="auto"/>
        <w:jc w:val="center"/>
        <w:rPr>
          <w:rStyle w:val="Aucun"/>
          <w:b w:val="1"/>
          <w:bCs w:val="1"/>
        </w:rPr>
      </w:pPr>
      <w:r>
        <w:rPr>
          <w:rStyle w:val="Aucun"/>
          <w:rtl w:val="0"/>
        </w:rPr>
        <w:t>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cision de mise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disposition</w:t>
      </w:r>
      <w:r>
        <w:rPr>
          <w:rStyle w:val="Aucun"/>
          <w:rtl w:val="0"/>
        </w:rPr>
        <w:t> </w:t>
      </w:r>
      <w:r>
        <w:rPr>
          <w:rStyle w:val="Aucun"/>
          <w:rtl w:val="0"/>
          <w:lang w:val="fr-FR"/>
        </w:rPr>
        <w:t>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: acceptation{signingDate}</w:t>
      </w:r>
    </w:p>
    <w:p>
      <w:pPr>
        <w:pStyle w:val="Corps"/>
        <w:spacing w:line="276" w:lineRule="auto"/>
        <w:jc w:val="center"/>
        <w:rPr>
          <w:rStyle w:val="Aucun"/>
          <w:b w:val="1"/>
          <w:bCs w:val="1"/>
        </w:rPr>
      </w:pPr>
    </w:p>
    <w:p>
      <w:pPr>
        <w:pStyle w:val="Corps"/>
        <w:spacing w:line="276" w:lineRule="auto"/>
        <w:jc w:val="center"/>
        <w:rPr>
          <w:rStyle w:val="Aucun"/>
        </w:rPr>
      </w:pPr>
      <w:r>
        <w:rPr>
          <w:rStyle w:val="Aucun"/>
          <w:b w:val="1"/>
          <w:bCs w:val="1"/>
          <w:rtl w:val="0"/>
          <w:lang w:val="it-IT"/>
        </w:rPr>
        <w:t>Modalit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 xml:space="preserve">s de mise </w:t>
      </w:r>
      <w:r>
        <w:rPr>
          <w:rStyle w:val="Aucun"/>
          <w:b w:val="1"/>
          <w:bCs w:val="1"/>
          <w:rtl w:val="0"/>
        </w:rPr>
        <w:t xml:space="preserve">à </w:t>
      </w:r>
      <w:r>
        <w:rPr>
          <w:rStyle w:val="Aucun"/>
          <w:b w:val="1"/>
          <w:bCs w:val="1"/>
          <w:rtl w:val="0"/>
          <w:lang w:val="fr-FR"/>
        </w:rPr>
        <w:t>disposition des donn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es-ES_tradnl"/>
        </w:rPr>
        <w:t>es de l</w:t>
      </w:r>
      <w:r>
        <w:rPr>
          <w:rStyle w:val="Aucun"/>
          <w:b w:val="1"/>
          <w:bCs w:val="1"/>
          <w:rtl w:val="1"/>
        </w:rPr>
        <w:t>’</w:t>
      </w:r>
      <w:r>
        <w:rPr>
          <w:rStyle w:val="Aucun"/>
          <w:b w:val="1"/>
          <w:bCs w:val="1"/>
          <w:rtl w:val="0"/>
          <w:lang w:val="fr-FR"/>
        </w:rPr>
        <w:t>Espace des Donn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es Sociales</w:t>
      </w:r>
      <w:r>
        <w:rPr>
          <w:rStyle w:val="Aucun"/>
          <w:b w:val="1"/>
          <w:bCs w:val="1"/>
          <w:rtl w:val="0"/>
        </w:rPr>
        <w:br w:type="textWrapping"/>
        <w:t>« </w:t>
      </w:r>
      <w:r>
        <w:rPr>
          <w:rStyle w:val="Aucun"/>
          <w:b w:val="1"/>
          <w:bCs w:val="1"/>
          <w:rtl w:val="0"/>
          <w:lang w:val="fr-FR"/>
        </w:rPr>
        <w:t>Acceptation</w:t>
      </w:r>
      <w:r>
        <w:rPr>
          <w:rStyle w:val="Aucun"/>
          <w:b w:val="1"/>
          <w:bCs w:val="1"/>
          <w:rtl w:val="0"/>
        </w:rPr>
        <w:t> »</w:t>
      </w:r>
      <w:r>
        <w:rPr>
          <w:rStyle w:val="Aucun"/>
        </w:rPr>
        <w:br w:type="textWrapping"/>
      </w:r>
      <w:r>
        <w:rPr>
          <w:rStyle w:val="Aucun"/>
          <w:rtl w:val="0"/>
        </w:rPr>
        <w:t>-</w:t>
      </w:r>
    </w:p>
    <w:p>
      <w:pPr>
        <w:pStyle w:val="Corps"/>
        <w:spacing w:line="276" w:lineRule="auto"/>
        <w:rPr>
          <w:rStyle w:val="Aucun"/>
          <w:i w:val="1"/>
          <w:iCs w:val="1"/>
        </w:rPr>
      </w:pPr>
      <w:r>
        <w:rPr>
          <w:rStyle w:val="Aucun"/>
          <w:i w:val="1"/>
          <w:iCs w:val="1"/>
          <w:rtl w:val="0"/>
          <w:lang w:val="de-DE"/>
        </w:rPr>
        <w:t>Version</w:t>
      </w:r>
      <w:r>
        <w:rPr>
          <w:rStyle w:val="Aucun"/>
          <w:i w:val="1"/>
          <w:iCs w:val="1"/>
          <w:rtl w:val="0"/>
        </w:rPr>
        <w:t> </w:t>
      </w:r>
      <w:r>
        <w:rPr>
          <w:rStyle w:val="Aucun"/>
          <w:i w:val="1"/>
          <w:iCs w:val="1"/>
          <w:rtl w:val="0"/>
        </w:rPr>
        <w:t xml:space="preserve">: </w:t>
      </w:r>
      <w:r>
        <w:rPr>
          <w:rStyle w:val="Aucun"/>
          <w:i w:val="1"/>
          <w:iCs w:val="1"/>
          <w:outline w:val="0"/>
          <w:color w:val="ee0000"/>
          <w:u w:color="ee0000"/>
          <w:rtl w:val="0"/>
          <w14:textFill>
            <w14:solidFill>
              <w14:srgbClr w14:val="EE0000"/>
            </w14:solidFill>
          </w14:textFill>
        </w:rPr>
        <w:t>X.X</w:t>
      </w:r>
    </w:p>
    <w:p>
      <w:pPr>
        <w:pStyle w:val="Corps"/>
        <w:spacing w:line="276" w:lineRule="auto"/>
        <w:rPr>
          <w:rStyle w:val="Aucun"/>
          <w:b w:val="1"/>
          <w:bCs w:val="1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fr-FR"/>
        </w:rPr>
        <w:t>Entre</w:t>
      </w:r>
    </w:p>
    <w:p>
      <w:pPr>
        <w:pStyle w:val="Corps"/>
        <w:spacing w:line="276" w:lineRule="auto"/>
        <w:rPr>
          <w:rStyle w:val="Aucun"/>
          <w:b w:val="1"/>
          <w:bCs w:val="1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b w:val="1"/>
          <w:bCs w:val="1"/>
          <w:rtl w:val="0"/>
          <w:lang w:val="fr-FR"/>
        </w:rPr>
        <w:t>La Direction du num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rique des minist</w:t>
      </w:r>
      <w:r>
        <w:rPr>
          <w:rStyle w:val="Aucun"/>
          <w:b w:val="1"/>
          <w:bCs w:val="1"/>
          <w:rtl w:val="0"/>
          <w:lang w:val="it-IT"/>
        </w:rPr>
        <w:t>è</w:t>
      </w:r>
      <w:r>
        <w:rPr>
          <w:rStyle w:val="Aucun"/>
          <w:b w:val="1"/>
          <w:bCs w:val="1"/>
          <w:rtl w:val="0"/>
          <w:lang w:val="fr-FR"/>
        </w:rPr>
        <w:t>res sociaux (DNUM)</w:t>
      </w:r>
      <w:r>
        <w:rPr>
          <w:rStyle w:val="Aucun"/>
          <w:rtl w:val="0"/>
          <w:lang w:val="da-DK"/>
        </w:rPr>
        <w:t>, situ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aux 39-43 quai Andr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-Citro</w:t>
      </w:r>
      <w:r>
        <w:rPr>
          <w:rStyle w:val="Aucun"/>
          <w:rtl w:val="0"/>
          <w:lang w:val="nl-NL"/>
        </w:rPr>
        <w:t>ë</w:t>
      </w:r>
      <w:r>
        <w:rPr>
          <w:rStyle w:val="Aucun"/>
          <w:rtl w:val="0"/>
          <w:lang w:val="fr-FR"/>
        </w:rPr>
        <w:t>n 75015 Paris, repr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sent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par sa directrice Anne Jeanjean, ci-apr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sign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 xml:space="preserve">e </w:t>
      </w:r>
      <w:r>
        <w:rPr>
          <w:rStyle w:val="Aucun"/>
          <w:rtl w:val="0"/>
        </w:rPr>
        <w:t>« </w:t>
      </w:r>
      <w:r>
        <w:rPr>
          <w:rStyle w:val="Aucun"/>
          <w:rtl w:val="0"/>
        </w:rPr>
        <w:t>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Espace des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Sociales</w:t>
      </w:r>
      <w:r>
        <w:rPr>
          <w:rStyle w:val="Aucun"/>
          <w:rtl w:val="0"/>
          <w:lang w:val="it-IT"/>
        </w:rPr>
        <w:t xml:space="preserve"> » </w:t>
      </w:r>
      <w:r>
        <w:rPr>
          <w:rStyle w:val="Aucun"/>
          <w:rtl w:val="0"/>
        </w:rPr>
        <w:t xml:space="preserve">ou </w:t>
      </w:r>
      <w:r>
        <w:rPr>
          <w:rStyle w:val="Aucun"/>
          <w:rtl w:val="0"/>
        </w:rPr>
        <w:t>« </w:t>
      </w:r>
      <w:r>
        <w:rPr>
          <w:rStyle w:val="Aucun"/>
          <w:rtl w:val="0"/>
          <w:lang w:val="en-US"/>
        </w:rPr>
        <w:t>EDS</w:t>
      </w:r>
      <w:r>
        <w:rPr>
          <w:rStyle w:val="Aucun"/>
          <w:rtl w:val="0"/>
        </w:rPr>
        <w:t> »</w:t>
      </w:r>
      <w:r>
        <w:rPr>
          <w:rStyle w:val="Aucun"/>
          <w:rtl w:val="0"/>
        </w:rPr>
        <w:t>,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fr-FR"/>
        </w:rPr>
        <w:t>Et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en-US"/>
        </w:rPr>
        <w:t>{ministry}, repr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sent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e par {role}, {lastName} {firstName}, ci-apr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n-US"/>
        </w:rPr>
        <w:t>sign</w:t>
      </w:r>
      <w:r>
        <w:rPr>
          <w:rStyle w:val="Aucun"/>
          <w:rtl w:val="0"/>
          <w:lang w:val="fr-FR"/>
        </w:rPr>
        <w:t xml:space="preserve">é « </w:t>
      </w:r>
      <w:r>
        <w:rPr>
          <w:rStyle w:val="Aucun"/>
          <w:rtl w:val="0"/>
        </w:rPr>
        <w:t>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Administration 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ficiaire</w:t>
      </w:r>
      <w:r>
        <w:rPr>
          <w:rStyle w:val="Aucun"/>
          <w:rtl w:val="0"/>
        </w:rPr>
        <w:t> »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Aucun"/>
          <w:rtl w:val="0"/>
          <w:lang w:val="pt-PT"/>
        </w:rPr>
        <w:t>Objet</w:t>
      </w:r>
      <w:r>
        <w:rPr>
          <w:rStyle w:val="Aucun"/>
          <w:rtl w:val="0"/>
        </w:rPr>
        <w:t> </w:t>
      </w:r>
      <w:r>
        <w:rPr>
          <w:rStyle w:val="Aucun"/>
          <w:rtl w:val="0"/>
          <w:lang w:val="fr-FR"/>
        </w:rPr>
        <w:t xml:space="preserve">: mise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disposition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par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Espace des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es Sociales  - demande #{requestId}</w:t>
      </w:r>
    </w:p>
    <w:p>
      <w:pPr>
        <w:pStyle w:val="Corps"/>
        <w:spacing w:line="276" w:lineRule="auto"/>
        <w:rPr>
          <w:rStyle w:val="Aucun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Corps"/>
        <w:spacing w:line="276" w:lineRule="auto"/>
      </w:pPr>
      <w:r>
        <w:rPr>
          <w:rStyle w:val="Aucun"/>
          <w:u w:color="ff0000"/>
          <w:rtl w:val="0"/>
          <w:lang w:val="en-US"/>
        </w:rPr>
        <w:t>{#</w:t>
      </w:r>
      <w:r>
        <w:rPr>
          <w:rtl w:val="0"/>
          <w:lang w:val="nl-NL"/>
        </w:rPr>
        <w:t>hasPersonalData</w:t>
      </w:r>
      <w:r>
        <w:rPr>
          <w:rtl w:val="0"/>
          <w:lang w:val="en-US"/>
        </w:rPr>
        <w:t>}</w:t>
      </w:r>
    </w:p>
    <w:p>
      <w:pPr>
        <w:pStyle w:val="Corps"/>
        <w:bidi w:val="0"/>
        <w:spacing w:line="276" w:lineRule="auto"/>
        <w:ind w:left="0" w:right="0" w:firstLine="0"/>
        <w:jc w:val="both"/>
        <w:rPr>
          <w:rStyle w:val="Aucun"/>
          <w:shd w:val="nil" w:color="auto" w:fill="auto"/>
          <w:rtl w:val="0"/>
        </w:rPr>
      </w:pPr>
      <w:r>
        <w:rPr>
          <w:rStyle w:val="Aucun"/>
          <w:shd w:val="nil" w:color="auto" w:fill="auto"/>
          <w:rtl w:val="0"/>
          <w:lang w:val="fr-FR"/>
        </w:rPr>
        <w:t>Vu le r</w:t>
      </w:r>
      <w:r>
        <w:rPr>
          <w:rStyle w:val="Aucun"/>
          <w:shd w:val="nil" w:color="auto" w:fill="auto"/>
          <w:rtl w:val="0"/>
          <w:lang w:val="fr-FR"/>
        </w:rPr>
        <w:t>è</w:t>
      </w:r>
      <w:r>
        <w:rPr>
          <w:rStyle w:val="Aucun"/>
          <w:shd w:val="nil" w:color="auto" w:fill="auto"/>
          <w:rtl w:val="0"/>
          <w:lang w:val="fr-FR"/>
        </w:rPr>
        <w:t>glement europ</w:t>
      </w:r>
      <w:r>
        <w:rPr>
          <w:rStyle w:val="Aucun"/>
          <w:shd w:val="nil" w:color="auto" w:fill="auto"/>
          <w:rtl w:val="0"/>
          <w:lang w:val="fr-FR"/>
        </w:rPr>
        <w:t>é</w:t>
      </w:r>
      <w:r>
        <w:rPr>
          <w:rStyle w:val="Aucun"/>
          <w:shd w:val="nil" w:color="auto" w:fill="auto"/>
          <w:rtl w:val="0"/>
          <w:lang w:val="fr-FR"/>
        </w:rPr>
        <w:t xml:space="preserve">en 2016/679 du 27 avril 2016 dit </w:t>
      </w:r>
      <w:r>
        <w:rPr>
          <w:rStyle w:val="Aucun"/>
          <w:shd w:val="nil" w:color="auto" w:fill="auto"/>
          <w:rtl w:val="0"/>
          <w:lang w:val="fr-FR"/>
        </w:rPr>
        <w:t>« </w:t>
      </w:r>
      <w:r>
        <w:rPr>
          <w:rStyle w:val="Aucun"/>
          <w:shd w:val="nil" w:color="auto" w:fill="auto"/>
          <w:rtl w:val="0"/>
          <w:lang w:val="fr-FR"/>
        </w:rPr>
        <w:t>r</w:t>
      </w:r>
      <w:r>
        <w:rPr>
          <w:rStyle w:val="Aucun"/>
          <w:shd w:val="nil" w:color="auto" w:fill="auto"/>
          <w:rtl w:val="0"/>
          <w:lang w:val="fr-FR"/>
        </w:rPr>
        <w:t>è</w:t>
      </w:r>
      <w:r>
        <w:rPr>
          <w:rStyle w:val="Aucun"/>
          <w:shd w:val="nil" w:color="auto" w:fill="auto"/>
          <w:rtl w:val="0"/>
          <w:lang w:val="fr-FR"/>
        </w:rPr>
        <w:t>glement g</w:t>
      </w:r>
      <w:r>
        <w:rPr>
          <w:rStyle w:val="Aucun"/>
          <w:shd w:val="nil" w:color="auto" w:fill="auto"/>
          <w:rtl w:val="0"/>
          <w:lang w:val="fr-FR"/>
        </w:rPr>
        <w:t>é</w:t>
      </w:r>
      <w:r>
        <w:rPr>
          <w:rStyle w:val="Aucun"/>
          <w:shd w:val="nil" w:color="auto" w:fill="auto"/>
          <w:rtl w:val="0"/>
          <w:lang w:val="fr-FR"/>
        </w:rPr>
        <w:t>n</w:t>
      </w:r>
      <w:r>
        <w:rPr>
          <w:rStyle w:val="Aucun"/>
          <w:shd w:val="nil" w:color="auto" w:fill="auto"/>
          <w:rtl w:val="0"/>
          <w:lang w:val="fr-FR"/>
        </w:rPr>
        <w:t>é</w:t>
      </w:r>
      <w:r>
        <w:rPr>
          <w:rStyle w:val="Aucun"/>
          <w:shd w:val="nil" w:color="auto" w:fill="auto"/>
          <w:rtl w:val="0"/>
          <w:lang w:val="fr-FR"/>
        </w:rPr>
        <w:t>ral sur la protection des donn</w:t>
      </w:r>
      <w:r>
        <w:rPr>
          <w:rStyle w:val="Aucun"/>
          <w:shd w:val="nil" w:color="auto" w:fill="auto"/>
          <w:rtl w:val="0"/>
          <w:lang w:val="fr-FR"/>
        </w:rPr>
        <w:t>é</w:t>
      </w:r>
      <w:r>
        <w:rPr>
          <w:rStyle w:val="Aucun"/>
          <w:shd w:val="nil" w:color="auto" w:fill="auto"/>
          <w:rtl w:val="0"/>
          <w:lang w:val="fr-FR"/>
        </w:rPr>
        <w:t>es</w:t>
      </w:r>
      <w:r>
        <w:rPr>
          <w:rStyle w:val="Aucun"/>
          <w:shd w:val="nil" w:color="auto" w:fill="auto"/>
          <w:rtl w:val="0"/>
          <w:lang w:val="fr-FR"/>
        </w:rPr>
        <w:t xml:space="preserve"> » </w:t>
      </w:r>
      <w:r>
        <w:rPr>
          <w:rStyle w:val="Aucun"/>
          <w:shd w:val="nil" w:color="auto" w:fill="auto"/>
          <w:rtl w:val="0"/>
          <w:lang w:val="fr-FR"/>
        </w:rPr>
        <w:t xml:space="preserve">(RGPD), </w:t>
      </w:r>
    </w:p>
    <w:p>
      <w:pPr>
        <w:pStyle w:val="Corps"/>
        <w:bidi w:val="0"/>
        <w:spacing w:line="276" w:lineRule="auto"/>
        <w:ind w:left="0" w:right="0" w:firstLine="0"/>
        <w:jc w:val="both"/>
        <w:rPr>
          <w:rStyle w:val="Aucun"/>
          <w:shd w:val="nil" w:color="auto" w:fill="auto"/>
          <w:rtl w:val="0"/>
          <w:lang w:val="fr-FR"/>
        </w:rPr>
      </w:pPr>
      <w:r>
        <w:rPr>
          <w:rStyle w:val="Aucun"/>
          <w:shd w:val="nil" w:color="auto" w:fill="auto"/>
          <w:rtl w:val="0"/>
          <w:lang w:val="fr-FR"/>
        </w:rPr>
        <w:t>Vu la loi n</w:t>
      </w:r>
      <w:r>
        <w:rPr>
          <w:rStyle w:val="Aucun"/>
          <w:shd w:val="nil" w:color="auto" w:fill="auto"/>
          <w:rtl w:val="0"/>
          <w:lang w:val="fr-FR"/>
        </w:rPr>
        <w:t xml:space="preserve">° </w:t>
      </w:r>
      <w:r>
        <w:rPr>
          <w:rStyle w:val="Aucun"/>
          <w:shd w:val="nil" w:color="auto" w:fill="auto"/>
          <w:rtl w:val="0"/>
          <w:lang w:val="fr-FR"/>
        </w:rPr>
        <w:t>78-17 du 6 janvier 1978 modifi</w:t>
      </w:r>
      <w:r>
        <w:rPr>
          <w:rStyle w:val="Aucun"/>
          <w:shd w:val="nil" w:color="auto" w:fill="auto"/>
          <w:rtl w:val="0"/>
          <w:lang w:val="fr-FR"/>
        </w:rPr>
        <w:t>é</w:t>
      </w:r>
      <w:r>
        <w:rPr>
          <w:rStyle w:val="Aucun"/>
          <w:shd w:val="nil" w:color="auto" w:fill="auto"/>
          <w:rtl w:val="0"/>
          <w:lang w:val="fr-FR"/>
        </w:rPr>
        <w:t xml:space="preserve">e relative </w:t>
      </w:r>
      <w:r>
        <w:rPr>
          <w:rStyle w:val="Aucun"/>
          <w:shd w:val="nil" w:color="auto" w:fill="auto"/>
          <w:rtl w:val="0"/>
          <w:lang w:val="fr-FR"/>
        </w:rPr>
        <w:t xml:space="preserve">à </w:t>
      </w:r>
      <w:r>
        <w:rPr>
          <w:rStyle w:val="Aucun"/>
          <w:shd w:val="nil" w:color="auto" w:fill="auto"/>
          <w:rtl w:val="0"/>
          <w:lang w:val="fr-FR"/>
        </w:rPr>
        <w:t>l</w:t>
      </w:r>
      <w:r>
        <w:rPr>
          <w:rStyle w:val="Aucun"/>
          <w:shd w:val="nil" w:color="auto" w:fill="auto"/>
          <w:rtl w:val="0"/>
          <w:lang w:val="fr-FR"/>
        </w:rPr>
        <w:t>’</w:t>
      </w:r>
      <w:r>
        <w:rPr>
          <w:rStyle w:val="Aucun"/>
          <w:shd w:val="nil" w:color="auto" w:fill="auto"/>
          <w:rtl w:val="0"/>
          <w:lang w:val="fr-FR"/>
        </w:rPr>
        <w:t>informatique, aux fichiers et aux libert</w:t>
      </w:r>
      <w:r>
        <w:rPr>
          <w:rStyle w:val="Aucun"/>
          <w:shd w:val="nil" w:color="auto" w:fill="auto"/>
          <w:rtl w:val="0"/>
          <w:lang w:val="fr-FR"/>
        </w:rPr>
        <w:t>é</w:t>
      </w:r>
      <w:r>
        <w:rPr>
          <w:rStyle w:val="Aucun"/>
          <w:shd w:val="nil" w:color="auto" w:fill="auto"/>
          <w:rtl w:val="0"/>
          <w:lang w:val="fr-FR"/>
        </w:rPr>
        <w:t>s,</w:t>
      </w:r>
    </w:p>
    <w:p>
      <w:pPr>
        <w:pStyle w:val="Corps"/>
        <w:bidi w:val="0"/>
        <w:spacing w:line="276" w:lineRule="auto"/>
        <w:ind w:left="0" w:right="0" w:firstLine="0"/>
        <w:jc w:val="both"/>
        <w:rPr>
          <w:rStyle w:val="Aucun"/>
          <w:shd w:val="nil" w:color="auto" w:fill="auto"/>
          <w:rtl w:val="0"/>
          <w:lang w:val="fr-FR"/>
        </w:rPr>
      </w:pPr>
      <w:r>
        <w:rPr>
          <w:rStyle w:val="Aucun"/>
          <w:shd w:val="nil" w:color="auto" w:fill="auto"/>
          <w:rtl w:val="0"/>
          <w:lang w:val="en-US"/>
        </w:rPr>
        <w:t>{/hasPersonalData}</w:t>
      </w:r>
    </w:p>
    <w:p>
      <w:pPr>
        <w:pStyle w:val="Corps"/>
        <w:bidi w:val="0"/>
        <w:spacing w:line="276" w:lineRule="auto"/>
        <w:ind w:left="0" w:right="0" w:firstLine="0"/>
        <w:jc w:val="both"/>
        <w:rPr>
          <w:rStyle w:val="Aucun"/>
          <w:shd w:val="nil" w:color="auto" w:fill="auto"/>
          <w:rtl w:val="0"/>
          <w:lang w:val="fr-FR"/>
        </w:rPr>
      </w:pPr>
    </w:p>
    <w:p>
      <w:pPr>
        <w:pStyle w:val="Corps"/>
        <w:bidi w:val="0"/>
        <w:spacing w:line="276" w:lineRule="auto"/>
        <w:ind w:left="0" w:right="0" w:firstLine="0"/>
        <w:jc w:val="both"/>
        <w:rPr>
          <w:rStyle w:val="Aucun"/>
          <w:shd w:val="clear" w:color="auto" w:fill="ffffff"/>
          <w:rtl w:val="0"/>
        </w:rPr>
      </w:pPr>
      <w:r>
        <w:rPr>
          <w:rStyle w:val="Aucun"/>
          <w:shd w:val="nil" w:color="auto" w:fill="auto"/>
          <w:rtl w:val="0"/>
          <w:lang w:val="en-US"/>
        </w:rPr>
        <w:t>{#</w:t>
      </w:r>
      <w:r>
        <w:rPr>
          <w:rtl w:val="0"/>
          <w:lang w:val="en-US"/>
        </w:rPr>
        <w:t>hasProtectedInfo</w:t>
      </w:r>
      <w:r>
        <w:rPr>
          <w:rStyle w:val="Aucun"/>
          <w:shd w:val="clear" w:color="auto" w:fill="ffffff"/>
          <w:rtl w:val="0"/>
          <w:lang w:val="en-US"/>
        </w:rPr>
        <w:t>}</w:t>
      </w:r>
    </w:p>
    <w:p>
      <w:pPr>
        <w:pStyle w:val="Corps"/>
        <w:bidi w:val="0"/>
        <w:spacing w:line="276" w:lineRule="auto"/>
        <w:ind w:left="0" w:right="0" w:firstLine="0"/>
        <w:jc w:val="both"/>
        <w:rPr>
          <w:rStyle w:val="Aucun"/>
          <w:rtl w:val="0"/>
        </w:rPr>
      </w:pPr>
      <w:r>
        <w:rPr>
          <w:rStyle w:val="Aucun"/>
          <w:shd w:val="nil" w:color="auto" w:fill="auto"/>
          <w:rtl w:val="0"/>
          <w:lang w:val="fr-FR"/>
        </w:rPr>
        <w:t>Vu le code des relations entre le public et l</w:t>
      </w:r>
      <w:r>
        <w:rPr>
          <w:rStyle w:val="Aucun"/>
          <w:shd w:val="nil" w:color="auto" w:fill="auto"/>
          <w:rtl w:val="0"/>
          <w:lang w:val="fr-FR"/>
        </w:rPr>
        <w:t>’</w:t>
      </w:r>
      <w:r>
        <w:rPr>
          <w:rStyle w:val="Aucun"/>
          <w:shd w:val="nil" w:color="auto" w:fill="auto"/>
          <w:rtl w:val="0"/>
          <w:lang w:val="fr-FR"/>
        </w:rPr>
        <w:t>administration, en particulier les articles L. 311-5 et L. 311-6</w:t>
      </w:r>
    </w:p>
    <w:p>
      <w:pPr>
        <w:pStyle w:val="Corps"/>
        <w:bidi w:val="0"/>
        <w:spacing w:line="276" w:lineRule="auto"/>
        <w:ind w:left="0" w:right="0" w:firstLine="0"/>
        <w:jc w:val="both"/>
        <w:rPr>
          <w:rStyle w:val="Aucun"/>
          <w:shd w:val="clear" w:color="auto" w:fill="ffffff"/>
          <w:rtl w:val="0"/>
        </w:rPr>
      </w:pPr>
      <w:r>
        <w:rPr>
          <w:rStyle w:val="Aucun"/>
          <w:shd w:val="nil" w:color="auto" w:fill="auto"/>
          <w:rtl w:val="0"/>
          <w:lang w:val="en-US"/>
        </w:rPr>
        <w:t>{/</w:t>
      </w:r>
      <w:r>
        <w:rPr>
          <w:rtl w:val="0"/>
          <w:lang w:val="en-US"/>
        </w:rPr>
        <w:t>hasProtectedInfo</w:t>
      </w:r>
      <w:r>
        <w:rPr>
          <w:rStyle w:val="Aucun"/>
          <w:shd w:val="clear" w:color="auto" w:fill="ffffff"/>
          <w:rtl w:val="0"/>
          <w:lang w:val="en-US"/>
        </w:rPr>
        <w:t>}</w:t>
      </w:r>
    </w:p>
    <w:p>
      <w:pPr>
        <w:pStyle w:val="Corps"/>
        <w:bidi w:val="0"/>
        <w:spacing w:line="276" w:lineRule="auto"/>
        <w:ind w:left="0" w:right="0" w:firstLine="0"/>
        <w:jc w:val="both"/>
        <w:rPr>
          <w:rStyle w:val="Aucun"/>
          <w:rtl w:val="0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fr-FR"/>
        </w:rPr>
        <w:t>Vu le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da-DK"/>
        </w:rPr>
        <w:t>cret n</w:t>
      </w:r>
      <w:r>
        <w:rPr>
          <w:rStyle w:val="Aucun"/>
          <w:rtl w:val="0"/>
          <w:lang w:val="it-IT"/>
        </w:rPr>
        <w:t xml:space="preserve">° </w:t>
      </w:r>
      <w:r>
        <w:rPr>
          <w:rStyle w:val="Aucun"/>
          <w:rtl w:val="0"/>
          <w:lang w:val="it-IT"/>
        </w:rPr>
        <w:t>2013-727 modifi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pt-PT"/>
        </w:rPr>
        <w:t>du 12 ao</w:t>
      </w:r>
      <w:r>
        <w:rPr>
          <w:rStyle w:val="Aucun"/>
          <w:rtl w:val="0"/>
          <w:lang w:val="fr-FR"/>
        </w:rPr>
        <w:t>û</w:t>
      </w:r>
      <w:r>
        <w:rPr>
          <w:rStyle w:val="Aucun"/>
          <w:rtl w:val="0"/>
          <w:lang w:val="fr-FR"/>
        </w:rPr>
        <w:t>t 2013 portant 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ation, organisation et attributions d'un secr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tariat 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ral des minist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res charg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des affaires sociales,</w:t>
      </w: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fr-FR"/>
        </w:rPr>
        <w:t>Vu le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 xml:space="preserve">cret </w:t>
      </w:r>
      <w:r>
        <w:rPr>
          <w:rStyle w:val="Aucun"/>
          <w:shd w:val="clear" w:color="auto" w:fill="ffff00"/>
          <w:rtl w:val="0"/>
        </w:rPr>
        <w:t>n</w:t>
      </w:r>
      <w:r>
        <w:rPr>
          <w:rStyle w:val="Aucun"/>
          <w:shd w:val="clear" w:color="auto" w:fill="ffff00"/>
          <w:rtl w:val="0"/>
          <w:lang w:val="it-IT"/>
        </w:rPr>
        <w:t xml:space="preserve">° </w:t>
      </w:r>
      <w:r>
        <w:rPr>
          <w:rStyle w:val="Aucun"/>
          <w:shd w:val="clear" w:color="auto" w:fill="ffff00"/>
          <w:rtl w:val="0"/>
        </w:rPr>
        <w:t>2026-XXX</w:t>
      </w:r>
      <w:r>
        <w:rPr>
          <w:rStyle w:val="Aucun"/>
          <w:rtl w:val="0"/>
          <w:lang w:val="fr-FR"/>
        </w:rPr>
        <w:t xml:space="preserve"> relatif au fonctionnement et au traitement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es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</w:rPr>
        <w:t>caract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re personnel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de-DE"/>
        </w:rPr>
        <w:t>nomm</w:t>
      </w:r>
      <w:r>
        <w:rPr>
          <w:rStyle w:val="Aucun"/>
          <w:rtl w:val="0"/>
          <w:lang w:val="fr-FR"/>
        </w:rPr>
        <w:t>é « </w:t>
      </w:r>
      <w:r>
        <w:rPr>
          <w:rStyle w:val="Aucun"/>
          <w:rtl w:val="0"/>
          <w:lang w:val="fr-FR"/>
        </w:rPr>
        <w:t>Espace des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sociales</w:t>
      </w:r>
      <w:r>
        <w:rPr>
          <w:rStyle w:val="Aucun"/>
          <w:rtl w:val="0"/>
          <w:lang w:val="fr-FR"/>
        </w:rPr>
        <w:t> »   </w:t>
      </w:r>
      <w:r>
        <w:rPr>
          <w:rStyle w:val="Aucun"/>
          <w:rtl w:val="0"/>
        </w:rPr>
        <w:t>,</w:t>
      </w: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Vu l</w:t>
      </w:r>
      <w:r>
        <w:rPr>
          <w:rStyle w:val="Aucun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arr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du </w:t>
      </w:r>
      <w:r>
        <w:rPr>
          <w:rStyle w:val="Aucun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JJ/MM/2026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relatif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au fonctionnement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 l</w:t>
      </w:r>
      <w:r>
        <w:rPr>
          <w:rStyle w:val="Aucun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Espace des donn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sociales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du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secr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tariat g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ral des minist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 charg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des affaires sociales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it-IT"/>
        </w:rPr>
        <w:t>Vu la demande #{requestId} de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Administration 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ficiaire du {demandeDate},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fr-FR"/>
        </w:rPr>
        <w:t>Article 1</w:t>
      </w:r>
      <w:r>
        <w:rPr>
          <w:rStyle w:val="Aucun"/>
          <w:b w:val="1"/>
          <w:bCs w:val="1"/>
          <w:vertAlign w:val="superscript"/>
          <w:rtl w:val="0"/>
        </w:rPr>
        <w:t>er</w:t>
      </w:r>
      <w:r>
        <w:rPr>
          <w:rStyle w:val="Aucun"/>
          <w:b w:val="1"/>
          <w:bCs w:val="1"/>
          <w:rtl w:val="0"/>
        </w:rPr>
        <w:t xml:space="preserve"> – </w:t>
      </w:r>
      <w:r>
        <w:rPr>
          <w:rStyle w:val="Aucun"/>
          <w:b w:val="1"/>
          <w:bCs w:val="1"/>
          <w:rtl w:val="0"/>
          <w:lang w:val="pt-PT"/>
        </w:rPr>
        <w:t>Objet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it-IT"/>
        </w:rPr>
        <w:t>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convention a pour objet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encadrer et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finir les modalit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 de structuration et de mise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disposition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curis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par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Espace des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es Sociales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l'Administration 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ficiaire.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fr-FR"/>
        </w:rPr>
        <w:t>Elle fixe les exigences minimales en mati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re de protection des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es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</w:rPr>
        <w:t>caract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re personnel, lorsque ces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es sont comprises dans les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changes.</w:t>
      </w: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</w:rPr>
        <w:t> </w:t>
      </w: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fr-FR"/>
        </w:rPr>
        <w:t>Elle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 xml:space="preserve">termine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galement les engagements en termes de services et les r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gles de gestion et d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>volution des services de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EDS.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fr-FR"/>
        </w:rPr>
        <w:t xml:space="preserve">Article 2 </w:t>
      </w:r>
      <w:r>
        <w:rPr>
          <w:rStyle w:val="Aucun"/>
          <w:b w:val="1"/>
          <w:bCs w:val="1"/>
          <w:rtl w:val="0"/>
        </w:rPr>
        <w:t xml:space="preserve">– </w:t>
      </w:r>
      <w:r>
        <w:rPr>
          <w:rStyle w:val="Aucun"/>
          <w:b w:val="1"/>
          <w:bCs w:val="1"/>
          <w:rtl w:val="0"/>
        </w:rPr>
        <w:t>Sp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cifications techniques des donn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 xml:space="preserve">es mises </w:t>
      </w:r>
      <w:r>
        <w:rPr>
          <w:rStyle w:val="Aucun"/>
          <w:b w:val="1"/>
          <w:bCs w:val="1"/>
          <w:rtl w:val="0"/>
        </w:rPr>
        <w:t xml:space="preserve">à </w:t>
      </w:r>
      <w:r>
        <w:rPr>
          <w:rStyle w:val="Aucun"/>
          <w:b w:val="1"/>
          <w:bCs w:val="1"/>
          <w:rtl w:val="0"/>
          <w:lang w:val="fr-FR"/>
        </w:rPr>
        <w:t>disposition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b w:val="1"/>
          <w:bCs w:val="1"/>
          <w:rtl w:val="0"/>
          <w:lang w:val="it-IT"/>
        </w:rPr>
        <w:t>2.1 Donn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 xml:space="preserve">es mise </w:t>
      </w:r>
      <w:r>
        <w:rPr>
          <w:rStyle w:val="Aucun"/>
          <w:b w:val="1"/>
          <w:bCs w:val="1"/>
          <w:rtl w:val="0"/>
        </w:rPr>
        <w:t xml:space="preserve">à </w:t>
      </w:r>
      <w:r>
        <w:rPr>
          <w:rStyle w:val="Aucun"/>
          <w:b w:val="1"/>
          <w:bCs w:val="1"/>
          <w:rtl w:val="0"/>
          <w:lang w:val="fr-FR"/>
        </w:rPr>
        <w:t>disposition</w:t>
      </w:r>
    </w:p>
    <w:p>
      <w:pPr>
        <w:pStyle w:val="Corps"/>
        <w:spacing w:line="276" w:lineRule="auto"/>
        <w:rPr>
          <w:rStyle w:val="Aucun"/>
        </w:rPr>
      </w:pPr>
    </w:p>
    <w:tbl>
      <w:tblPr>
        <w:tblW w:w="906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121"/>
        <w:gridCol w:w="3169"/>
        <w:gridCol w:w="2772"/>
      </w:tblGrid>
      <w:tr>
        <w:tblPrEx>
          <w:shd w:val="clear" w:color="auto" w:fill="cad1d7"/>
        </w:tblPrEx>
        <w:trPr>
          <w:trHeight w:val="643" w:hRule="atLeast"/>
        </w:trPr>
        <w:tc>
          <w:tcPr>
            <w:tcW w:type="dxa" w:w="31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ae9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Cat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gories de donn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es mises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dispositions</w:t>
            </w:r>
          </w:p>
        </w:tc>
        <w:tc>
          <w:tcPr>
            <w:tcW w:type="dxa" w:w="31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ae9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Fichiers d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origine</w:t>
            </w:r>
          </w:p>
        </w:tc>
        <w:tc>
          <w:tcPr>
            <w:tcW w:type="dxa" w:w="2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ae9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Qualit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31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31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Corps"/>
        <w:widowControl w:val="0"/>
        <w:spacing w:line="240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tabs>
          <w:tab w:val="left" w:pos="2400"/>
        </w:tabs>
        <w:spacing w:line="276" w:lineRule="auto"/>
        <w:rPr>
          <w:rStyle w:val="Aucun"/>
        </w:rPr>
      </w:pPr>
      <w:r>
        <w:rPr>
          <w:rStyle w:val="Aucun"/>
          <w:b w:val="1"/>
          <w:bCs w:val="1"/>
          <w:rtl w:val="0"/>
        </w:rPr>
        <w:t>2.2 Format et fr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quence</w:t>
      </w:r>
    </w:p>
    <w:p>
      <w:pPr>
        <w:pStyle w:val="Corps"/>
        <w:spacing w:line="276" w:lineRule="auto"/>
        <w:rPr>
          <w:rStyle w:val="Aucun"/>
          <w:b w:val="1"/>
          <w:bCs w:val="1"/>
        </w:rPr>
      </w:pPr>
    </w:p>
    <w:tbl>
      <w:tblPr>
        <w:tblW w:w="90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535"/>
        <w:gridCol w:w="6525"/>
      </w:tblGrid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ae9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El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ments</w:t>
            </w:r>
          </w:p>
        </w:tc>
        <w:tc>
          <w:tcPr>
            <w:tcW w:type="dxa" w:w="65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ae9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Descriptions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Format</w:t>
            </w:r>
          </w:p>
        </w:tc>
        <w:tc>
          <w:tcPr>
            <w:tcW w:type="dxa" w:w="65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</w:pPr>
            <w:r>
              <w:rPr>
                <w:rFonts w:ascii="Times New Roman" w:hAnsi="Times New Roman"/>
                <w:u w:color="ff0000"/>
                <w:rtl w:val="0"/>
                <w:lang w:val="fr-FR"/>
              </w:rPr>
              <w:t>{format}</w:t>
            </w:r>
          </w:p>
        </w:tc>
      </w:tr>
      <w:tr>
        <w:tblPrEx>
          <w:shd w:val="clear" w:color="auto" w:fill="cad1d7"/>
        </w:tblPrEx>
        <w:trPr>
          <w:trHeight w:val="643" w:hRule="atLeast"/>
        </w:trPr>
        <w:tc>
          <w:tcPr>
            <w:tcW w:type="dxa" w:w="25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Fr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quence de mise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jour</w:t>
            </w:r>
          </w:p>
        </w:tc>
        <w:tc>
          <w:tcPr>
            <w:tcW w:type="dxa" w:w="65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</w:pPr>
            <w:r>
              <w:rPr>
                <w:u w:color="ff0000"/>
                <w:rtl w:val="0"/>
                <w:lang w:val="en-US"/>
              </w:rPr>
              <w:t>{</w:t>
            </w:r>
            <w:r>
              <w:rPr>
                <w:u w:color="ff0000"/>
                <w:rtl w:val="0"/>
                <w:lang w:val="fr-FR"/>
              </w:rPr>
              <w:t>frequency</w:t>
            </w:r>
            <w:r>
              <w:rPr>
                <w:rStyle w:val="Aucun"/>
                <w:outline w:val="0"/>
                <w:color w:val="a9b1d6"/>
                <w:u w:color="ff0000"/>
                <w:shd w:val="clear" w:color="auto" w:fill="ffffff"/>
                <w:rtl w:val="0"/>
                <w:lang w:val="en-US"/>
                <w14:textFill>
                  <w14:solidFill>
                    <w14:srgbClr w14:val="A9B1D6"/>
                  </w14:solidFill>
                </w14:textFill>
              </w:rPr>
              <w:t>}</w:t>
            </w:r>
          </w:p>
        </w:tc>
      </w:tr>
    </w:tbl>
    <w:p>
      <w:pPr>
        <w:pStyle w:val="Corps"/>
        <w:widowControl w:val="0"/>
        <w:spacing w:line="240" w:lineRule="auto"/>
        <w:rPr>
          <w:rStyle w:val="Aucun"/>
          <w:b w:val="1"/>
          <w:bCs w:val="1"/>
        </w:rPr>
      </w:pP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en-US"/>
        </w:rPr>
        <w:t xml:space="preserve">Article 3 </w:t>
      </w:r>
      <w:r>
        <w:rPr>
          <w:rStyle w:val="Aucun"/>
          <w:b w:val="1"/>
          <w:bCs w:val="1"/>
          <w:rtl w:val="0"/>
        </w:rPr>
        <w:t xml:space="preserve">– </w:t>
      </w:r>
      <w:r>
        <w:rPr>
          <w:rStyle w:val="Aucun"/>
          <w:b w:val="1"/>
          <w:bCs w:val="1"/>
          <w:rtl w:val="0"/>
          <w:lang w:val="fr-FR"/>
        </w:rPr>
        <w:t>Engagements et responsabilit</w:t>
      </w:r>
      <w:r>
        <w:rPr>
          <w:rStyle w:val="Aucun"/>
          <w:b w:val="1"/>
          <w:bCs w:val="1"/>
          <w:rtl w:val="0"/>
          <w:lang w:val="fr-FR"/>
        </w:rPr>
        <w:t xml:space="preserve">é </w:t>
      </w:r>
      <w:r>
        <w:rPr>
          <w:rStyle w:val="Aucun"/>
          <w:b w:val="1"/>
          <w:bCs w:val="1"/>
          <w:rtl w:val="0"/>
          <w:lang w:val="fr-FR"/>
        </w:rPr>
        <w:t>de l</w:t>
      </w:r>
      <w:r>
        <w:rPr>
          <w:rStyle w:val="Aucun"/>
          <w:b w:val="1"/>
          <w:bCs w:val="1"/>
          <w:rtl w:val="1"/>
        </w:rPr>
        <w:t>’</w:t>
      </w:r>
      <w:r>
        <w:rPr>
          <w:rStyle w:val="Aucun"/>
          <w:b w:val="1"/>
          <w:bCs w:val="1"/>
          <w:rtl w:val="0"/>
          <w:lang w:val="en-US"/>
        </w:rPr>
        <w:t>EDS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</w:rPr>
        <w:t>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EDS s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engage :</w:t>
      </w:r>
    </w:p>
    <w:p>
      <w:pPr>
        <w:pStyle w:val="List Paragraph"/>
        <w:numPr>
          <w:ilvl w:val="0"/>
          <w:numId w:val="2"/>
        </w:numPr>
        <w:bidi w:val="0"/>
        <w:spacing w:line="276" w:lineRule="auto"/>
        <w:ind w:right="0"/>
        <w:jc w:val="both"/>
        <w:rPr>
          <w:rtl w:val="0"/>
          <w:lang w:val="fr-FR"/>
        </w:rPr>
      </w:pP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 xml:space="preserve">structurer et mettre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disposition les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l'Administration 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ficiaire dans les conditions fix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par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convention,</w:t>
      </w:r>
    </w:p>
    <w:p>
      <w:pPr>
        <w:pStyle w:val="List Paragraph"/>
        <w:numPr>
          <w:ilvl w:val="0"/>
          <w:numId w:val="2"/>
        </w:numPr>
        <w:bidi w:val="0"/>
        <w:spacing w:line="276" w:lineRule="auto"/>
        <w:ind w:right="0"/>
        <w:jc w:val="both"/>
        <w:rPr>
          <w:rtl w:val="0"/>
          <w:lang w:val="fr-FR"/>
        </w:rPr>
      </w:pP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prendre mesures de 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curit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indispensables afin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assurer la confidentialit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trait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selon les modalit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vues </w:t>
      </w:r>
      <w:del w:id="0" w:date="2026-04-10T14:28:00Z" w:author="Bellili Wissem">
        <w:r>
          <w:rPr>
            <w:rStyle w:val="Aucun"/>
            <w:rtl w:val="0"/>
            <w:lang w:val="fr-FR"/>
          </w:rPr>
          <w:delText xml:space="preserve">à </w:delText>
        </w:r>
      </w:del>
      <w:del w:id="1" w:date="2026-04-10T14:28:00Z" w:author="Bellili Wissem">
        <w:r>
          <w:rPr>
            <w:rStyle w:val="Aucun"/>
            <w:rtl w:val="0"/>
            <w:lang w:val="fr-FR"/>
          </w:rPr>
          <w:delText>les</w:delText>
        </w:r>
      </w:del>
      <w:ins w:id="2" w:date="2026-04-10T14:28:00Z" w:author="Bellili Wissem">
        <w:r>
          <w:rPr>
            <w:rStyle w:val="Aucun"/>
            <w:rtl w:val="0"/>
            <w:lang w:val="fr-FR"/>
          </w:rPr>
          <w:t xml:space="preserve"> </w:t>
        </w:r>
      </w:ins>
      <w:ins w:id="3" w:date="2026-04-10T14:28:00Z" w:author="Bellili Wissem">
        <w:r>
          <w:rPr>
            <w:rStyle w:val="Aucun"/>
            <w:rtl w:val="0"/>
            <w:lang w:val="fr-FR"/>
          </w:rPr>
          <w:t>aux</w:t>
        </w:r>
      </w:ins>
      <w:r>
        <w:rPr>
          <w:rStyle w:val="Aucun"/>
          <w:rtl w:val="0"/>
          <w:lang w:val="fr-FR"/>
        </w:rPr>
        <w:t xml:space="preserve"> articles 5 et 6. 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</w:rPr>
        <w:t>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EDD est seul responsable des traitements des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es-ES_tradnl"/>
        </w:rPr>
        <w:t>es qu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il traite sur son syst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me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it-IT"/>
        </w:rPr>
        <w:t xml:space="preserve">information.  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en-US"/>
        </w:rPr>
        <w:t xml:space="preserve">Article 4 </w:t>
      </w:r>
      <w:r>
        <w:rPr>
          <w:rStyle w:val="Aucun"/>
          <w:b w:val="1"/>
          <w:bCs w:val="1"/>
          <w:rtl w:val="0"/>
        </w:rPr>
        <w:t xml:space="preserve">– </w:t>
      </w:r>
      <w:r>
        <w:rPr>
          <w:rStyle w:val="Aucun"/>
          <w:b w:val="1"/>
          <w:bCs w:val="1"/>
          <w:rtl w:val="0"/>
          <w:lang w:val="fr-FR"/>
        </w:rPr>
        <w:t>Engagements et responsabilit</w:t>
      </w:r>
      <w:r>
        <w:rPr>
          <w:rStyle w:val="Aucun"/>
          <w:b w:val="1"/>
          <w:bCs w:val="1"/>
          <w:rtl w:val="0"/>
          <w:lang w:val="fr-FR"/>
        </w:rPr>
        <w:t xml:space="preserve">é </w:t>
      </w:r>
      <w:r>
        <w:rPr>
          <w:rStyle w:val="Aucun"/>
          <w:b w:val="1"/>
          <w:bCs w:val="1"/>
          <w:rtl w:val="0"/>
          <w:lang w:val="fr-FR"/>
        </w:rPr>
        <w:t>de l'Administration b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</w:rPr>
        <w:t>n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  <w:lang w:val="fr-FR"/>
        </w:rPr>
        <w:t>ficiaire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</w:rPr>
        <w:t>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Administration 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ficiaire s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 xml:space="preserve">engage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utiliser les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pour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alis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les objectifs et finalit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crites dans la demande susvis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e. Elle s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 xml:space="preserve">engage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respecter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ensemble des dispositions de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convention.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</w:rPr>
        <w:t>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Administration 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ficiaire est seule responsable de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utilisation et de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exploitation des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es mises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disposition par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EDS.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fr-FR"/>
        </w:rPr>
        <w:t>Elle autorise sans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lai la diffusion du produit de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es sur le Data Market Place ou tout support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pt-PT"/>
        </w:rPr>
        <w:t>quivalent.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</w:pPr>
      <w:r>
        <w:rPr>
          <w:rStyle w:val="Aucun"/>
          <w:rtl w:val="0"/>
          <w:lang w:val="nl-NL"/>
        </w:rPr>
        <w:t>{#hasPersonalData}</w:t>
      </w:r>
    </w:p>
    <w:tbl>
      <w:tblPr>
        <w:tblW w:w="906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062"/>
      </w:tblGrid>
      <w:tr>
        <w:tblPrEx>
          <w:shd w:val="clear" w:color="auto" w:fill="cad1d7"/>
        </w:tblPrEx>
        <w:trPr>
          <w:trHeight w:val="12321" w:hRule="atLeast"/>
        </w:trPr>
        <w:tc>
          <w:tcPr>
            <w:tcW w:type="dxa" w:w="90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rPr>
                <w:rStyle w:val="Aucun"/>
                <w:outline w:val="0"/>
                <w:color w:val="00b050"/>
                <w:u w:color="00b050"/>
                <w:shd w:val="nil" w:color="auto" w:fill="auto"/>
                <w:lang w:val="fr-FR"/>
                <w14:textFill>
                  <w14:solidFill>
                    <w14:srgbClr w14:val="00B050"/>
                  </w14:solidFill>
                </w14:textFill>
              </w:rPr>
            </w:pPr>
          </w:p>
          <w:p>
            <w:pPr>
              <w:pStyle w:val="Corps"/>
              <w:spacing w:line="276" w:lineRule="auto"/>
              <w:rPr>
                <w:rStyle w:val="Aucun"/>
                <w:b w:val="1"/>
                <w:bCs w:val="1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b w:val="1"/>
                <w:bCs w:val="1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Article 5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–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Donn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re personnel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708" w:right="0" w:firstLine="0"/>
              <w:jc w:val="both"/>
              <w:rPr>
                <w:rStyle w:val="Aucun"/>
                <w:b w:val="1"/>
                <w:bCs w:val="1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Article 5.1 - Transmission des donn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l'Administration b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ficiaire</w:t>
            </w:r>
          </w:p>
          <w:p>
            <w:pPr>
              <w:pStyle w:val="Corps"/>
              <w:spacing w:line="276" w:lineRule="auto"/>
              <w:rPr>
                <w:rStyle w:val="Aucun"/>
                <w:b w:val="1"/>
                <w:bCs w:val="1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con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ç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oit et met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disposition 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en tant que sous-traitant au sens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article 4 et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article 28 du RGPD. 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Les obligations respectives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responsable de traitement et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sous-traitant sont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dans une annexe dit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«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accord de sous-traitance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re personnel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»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qui fait partie int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grante de la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sente convention.</w:t>
            </w:r>
          </w:p>
          <w:p>
            <w:pPr>
              <w:pStyle w:val="Corps"/>
              <w:spacing w:line="276" w:lineRule="auto"/>
              <w:rPr>
                <w:rStyle w:val="Aucun"/>
                <w:b w:val="1"/>
                <w:bCs w:val="1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EDS ne transmet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que 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dont elle est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galement habilit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conna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î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tre. La communication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effectue dans les conditions et modalit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de 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curit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fix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par la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sente convention.</w:t>
            </w:r>
          </w:p>
          <w:p>
            <w:pPr>
              <w:pStyle w:val="Corps"/>
              <w:spacing w:line="276" w:lineRule="auto"/>
              <w:rPr>
                <w:rStyle w:val="Aucun"/>
                <w:b w:val="1"/>
                <w:bCs w:val="1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708" w:right="0" w:firstLine="0"/>
              <w:jc w:val="both"/>
              <w:rPr>
                <w:rStyle w:val="Aucun"/>
                <w:b w:val="1"/>
                <w:bCs w:val="1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Article 5.2 - Traitements ult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rieurs par l'Administration b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ficiaire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est seule responsable du traitement 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rieur qu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elle met en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œ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uvre pour son propre compte avec 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transmises par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EDS. 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Elle veille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respecter les lois et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glements en vigueur en particulier le RGPD et la loi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°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78-17 dite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“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Informatique et Libert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”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.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708" w:right="0" w:firstLine="0"/>
              <w:jc w:val="both"/>
              <w:rPr>
                <w:rStyle w:val="Aucun"/>
                <w:b w:val="1"/>
                <w:bCs w:val="1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Article 5.3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–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Collecte des donn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es par l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EDS</w:t>
            </w:r>
          </w:p>
          <w:p>
            <w:pPr>
              <w:pStyle w:val="Corps"/>
              <w:spacing w:line="276" w:lineRule="auto"/>
              <w:rPr>
                <w:rStyle w:val="Aucun"/>
                <w:b w:val="1"/>
                <w:bCs w:val="1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est responsable de traitement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qui transitent sur son syst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information. Il 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engage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ne traiter que 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strictement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cessaires et ad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quates pour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pondre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 demande de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dans les conditions fix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par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accord de sous-traitance annex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sente convention.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traite 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sur le fondement du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cret </w:t>
            </w:r>
            <w:r>
              <w:rPr>
                <w:rStyle w:val="Aucun"/>
                <w:shd w:val="clear" w:color="auto" w:fill="ffff00"/>
                <w:rtl w:val="0"/>
                <w:lang w:val="fr-FR"/>
              </w:rPr>
              <w:t>n</w:t>
            </w:r>
            <w:r>
              <w:rPr>
                <w:rStyle w:val="Aucun"/>
                <w:shd w:val="clear" w:color="auto" w:fill="ffff00"/>
                <w:rtl w:val="0"/>
                <w:lang w:val="fr-FR"/>
              </w:rPr>
              <w:t xml:space="preserve">° </w:t>
            </w:r>
            <w:r>
              <w:rPr>
                <w:rStyle w:val="Aucun"/>
                <w:shd w:val="clear" w:color="auto" w:fill="ffff00"/>
                <w:rtl w:val="0"/>
                <w:lang w:val="fr-FR"/>
              </w:rPr>
              <w:t>2026-XXX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susvis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. Il assure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exercice des droits des personnes concern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selon les dispositions du </w:t>
            </w:r>
            <w:r>
              <w:rPr>
                <w:rStyle w:val="Aucun"/>
                <w:shd w:val="clear" w:color="auto" w:fill="ffff00"/>
                <w:rtl w:val="0"/>
                <w:lang w:val="fr-FR"/>
              </w:rPr>
              <w:t>d</w:t>
            </w:r>
            <w:r>
              <w:rPr>
                <w:rStyle w:val="Aucun"/>
                <w:shd w:val="clear" w:color="auto" w:fill="ffff00"/>
                <w:rtl w:val="0"/>
                <w:lang w:val="fr-FR"/>
              </w:rPr>
              <w:t>é</w:t>
            </w:r>
            <w:r>
              <w:rPr>
                <w:rStyle w:val="Aucun"/>
                <w:shd w:val="clear" w:color="auto" w:fill="ffff00"/>
                <w:rtl w:val="0"/>
                <w:lang w:val="fr-FR"/>
              </w:rPr>
              <w:t>cret n</w:t>
            </w:r>
            <w:r>
              <w:rPr>
                <w:rStyle w:val="Aucun"/>
                <w:shd w:val="clear" w:color="auto" w:fill="ffff00"/>
                <w:rtl w:val="0"/>
                <w:lang w:val="fr-FR"/>
              </w:rPr>
              <w:t xml:space="preserve">° </w:t>
            </w:r>
            <w:r>
              <w:rPr>
                <w:rStyle w:val="Aucun"/>
                <w:shd w:val="clear" w:color="auto" w:fill="ffff00"/>
                <w:rtl w:val="0"/>
                <w:lang w:val="fr-FR"/>
              </w:rPr>
              <w:t>2026-XXX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.</w:t>
            </w:r>
            <w:r>
              <w:rPr>
                <w:rStyle w:val="Aucun"/>
                <w:shd w:val="nil" w:color="auto" w:fill="auto"/>
              </w:rPr>
            </w:r>
          </w:p>
        </w:tc>
      </w:tr>
    </w:tbl>
    <w:p>
      <w:pPr>
        <w:pStyle w:val="Corps"/>
        <w:widowControl w:val="0"/>
        <w:spacing w:line="240" w:lineRule="auto"/>
      </w:pPr>
    </w:p>
    <w:p>
      <w:pPr>
        <w:pStyle w:val="Corps"/>
      </w:pPr>
      <w:r>
        <w:rPr>
          <w:rStyle w:val="Aucun"/>
          <w:rtl w:val="0"/>
          <w:lang w:val="nl-NL"/>
        </w:rPr>
        <w:t>{/hasPersonalData}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</w:pPr>
      <w:r>
        <w:rPr>
          <w:rStyle w:val="Aucun"/>
          <w:rtl w:val="0"/>
          <w:lang w:val="en-US"/>
        </w:rPr>
        <w:t>{#hasProtectedInfo}</w:t>
      </w:r>
    </w:p>
    <w:tbl>
      <w:tblPr>
        <w:tblW w:w="906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062"/>
      </w:tblGrid>
      <w:tr>
        <w:tblPrEx>
          <w:shd w:val="clear" w:color="auto" w:fill="cad1d7"/>
        </w:tblPrEx>
        <w:trPr>
          <w:trHeight w:val="4765" w:hRule="atLeast"/>
        </w:trPr>
        <w:tc>
          <w:tcPr>
            <w:tcW w:type="dxa" w:w="90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rPr>
                <w:rStyle w:val="Aucun"/>
                <w:outline w:val="0"/>
                <w:color w:val="00b050"/>
                <w:u w:color="00b050"/>
                <w:shd w:val="nil" w:color="auto" w:fill="auto"/>
                <w:lang w:val="fr-FR"/>
                <w14:textFill>
                  <w14:solidFill>
                    <w14:srgbClr w14:val="00B050"/>
                  </w14:solidFill>
                </w14:textFill>
              </w:rPr>
            </w:pPr>
          </w:p>
          <w:p>
            <w:pPr>
              <w:pStyle w:val="Corps"/>
              <w:spacing w:line="276" w:lineRule="auto"/>
              <w:rPr>
                <w:rStyle w:val="Aucun"/>
                <w:outline w:val="0"/>
                <w:color w:val="00b050"/>
                <w:u w:color="00b050"/>
                <w:shd w:val="nil" w:color="auto" w:fill="auto"/>
                <w:lang w:val="fr-FR"/>
                <w14:textFill>
                  <w14:solidFill>
                    <w14:srgbClr w14:val="00B050"/>
                  </w14:solidFill>
                </w14:textFill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b w:val="1"/>
                <w:bCs w:val="1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Article 6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–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Donn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es couvertes par un secret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tabs>
                <w:tab w:val="left" w:pos="1315"/>
              </w:tabs>
              <w:bidi w:val="0"/>
              <w:spacing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Les informations transmises qui rel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vent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 secret prot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par la loi (ex : secret des affaires, secret statistiques, secret de la vie priv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etc.) sont consid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comme confidentielles par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ficiaire. </w:t>
            </w:r>
          </w:p>
          <w:p>
            <w:pPr>
              <w:pStyle w:val="Corps"/>
              <w:tabs>
                <w:tab w:val="left" w:pos="1315"/>
              </w:tabs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assure du respect de cette obligation de confidentialit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par ses personnels et, le cas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ch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ant, prestataires. Elle porte cette obligation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leur connaissance et prend toutes mesures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cessaires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son respect. 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Cette obligation de confidentialit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applique sans limitation de dur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tant que 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sont couvertes par un secret prot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.</w:t>
            </w:r>
          </w:p>
        </w:tc>
      </w:tr>
    </w:tbl>
    <w:p>
      <w:pPr>
        <w:pStyle w:val="Corps"/>
        <w:widowControl w:val="0"/>
        <w:spacing w:line="240" w:lineRule="auto"/>
      </w:pPr>
    </w:p>
    <w:p>
      <w:pPr>
        <w:pStyle w:val="Corps"/>
      </w:pPr>
      <w:r>
        <w:rPr>
          <w:rStyle w:val="Aucun"/>
          <w:rtl w:val="0"/>
          <w:lang w:val="en-US"/>
        </w:rPr>
        <w:t>{/hasProtectedInfo}</w:t>
      </w:r>
    </w:p>
    <w:p>
      <w:pPr>
        <w:pStyle w:val="Corps"/>
        <w:spacing w:line="276" w:lineRule="auto"/>
        <w:rPr>
          <w:rStyle w:val="Aucun"/>
          <w:b w:val="1"/>
          <w:bCs w:val="1"/>
        </w:rPr>
      </w:pPr>
    </w:p>
    <w:p>
      <w:pPr>
        <w:pStyle w:val="Corps"/>
        <w:spacing w:line="276" w:lineRule="auto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en-US"/>
        </w:rPr>
        <w:t xml:space="preserve">Article 5 </w:t>
      </w:r>
      <w:r>
        <w:rPr>
          <w:rStyle w:val="Aucun"/>
          <w:b w:val="1"/>
          <w:bCs w:val="1"/>
          <w:rtl w:val="0"/>
        </w:rPr>
        <w:t xml:space="preserve">– </w:t>
      </w:r>
      <w:r>
        <w:rPr>
          <w:rStyle w:val="Aucun"/>
          <w:b w:val="1"/>
          <w:bCs w:val="1"/>
          <w:rtl w:val="0"/>
          <w:lang w:val="fr-FR"/>
        </w:rPr>
        <w:t>Mesure de s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</w:rPr>
        <w:t>curit</w:t>
      </w:r>
      <w:r>
        <w:rPr>
          <w:rStyle w:val="Aucun"/>
          <w:b w:val="1"/>
          <w:bCs w:val="1"/>
          <w:rtl w:val="0"/>
          <w:lang w:val="fr-FR"/>
        </w:rPr>
        <w:t>é</w:t>
      </w:r>
    </w:p>
    <w:p>
      <w:pPr>
        <w:pStyle w:val="Corps"/>
        <w:spacing w:line="276" w:lineRule="auto"/>
        <w:rPr>
          <w:rStyle w:val="Aucun"/>
          <w:b w:val="1"/>
          <w:bCs w:val="1"/>
        </w:rPr>
      </w:pPr>
    </w:p>
    <w:p>
      <w:pPr>
        <w:pStyle w:val="Corps"/>
        <w:spacing w:line="276" w:lineRule="auto"/>
        <w:rPr>
          <w:rStyle w:val="Aucun"/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Style w:val="Aucun"/>
          <w:b w:val="1"/>
          <w:bCs w:val="1"/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A r</w:t>
      </w:r>
      <w:r>
        <w:rPr>
          <w:rStyle w:val="Aucun"/>
          <w:b w:val="1"/>
          <w:bCs w:val="1"/>
          <w:outline w:val="0"/>
          <w:color w:val="ff0000"/>
          <w:u w:color="ff0000"/>
          <w:rtl w:val="0"/>
          <w:lang w:val="fr-FR"/>
          <w14:textFill>
            <w14:solidFill>
              <w14:srgbClr w14:val="FF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ff0000"/>
          <w:u w:color="ff0000"/>
          <w:rtl w:val="0"/>
          <w:lang w:val="fr-FR"/>
          <w14:textFill>
            <w14:solidFill>
              <w14:srgbClr w14:val="FF0000"/>
            </w14:solidFill>
          </w14:textFill>
        </w:rPr>
        <w:t xml:space="preserve">diger --&gt; renvoyer </w:t>
      </w:r>
      <w:r>
        <w:rPr>
          <w:rStyle w:val="Aucun"/>
          <w:b w:val="1"/>
          <w:b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 xml:space="preserve">à </w:t>
      </w:r>
      <w:r>
        <w:rPr>
          <w:rStyle w:val="Aucun"/>
          <w:b w:val="1"/>
          <w:bCs w:val="1"/>
          <w:outline w:val="0"/>
          <w:color w:val="ff0000"/>
          <w:u w:color="ff0000"/>
          <w:rtl w:val="0"/>
          <w:lang w:val="fr-FR"/>
          <w14:textFill>
            <w14:solidFill>
              <w14:srgbClr w14:val="FF0000"/>
            </w14:solidFill>
          </w14:textFill>
        </w:rPr>
        <w:t xml:space="preserve">la PSSIE et </w:t>
      </w:r>
      <w:r>
        <w:rPr>
          <w:rStyle w:val="Aucun"/>
          <w:b w:val="1"/>
          <w:b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 xml:space="preserve">à </w:t>
      </w:r>
      <w:r>
        <w:rPr>
          <w:rStyle w:val="Aucun"/>
          <w:b w:val="1"/>
          <w:bCs w:val="1"/>
          <w:outline w:val="0"/>
          <w:color w:val="ff0000"/>
          <w:u w:color="ff0000"/>
          <w:rtl w:val="0"/>
          <w:lang w:val="fr-FR"/>
          <w14:textFill>
            <w14:solidFill>
              <w14:srgbClr w14:val="FF0000"/>
            </w14:solidFill>
          </w14:textFill>
        </w:rPr>
        <w:t>la PSSI-MAS ?</w:t>
      </w:r>
    </w:p>
    <w:p>
      <w:pPr>
        <w:pStyle w:val="Corps"/>
        <w:spacing w:line="276" w:lineRule="auto"/>
        <w:rPr>
          <w:rStyle w:val="Aucun"/>
          <w:b w:val="1"/>
          <w:bCs w:val="1"/>
        </w:rPr>
      </w:pPr>
    </w:p>
    <w:p>
      <w:pPr>
        <w:pStyle w:val="Corps"/>
        <w:spacing w:line="276" w:lineRule="auto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en-US"/>
        </w:rPr>
        <w:t xml:space="preserve">Article 6 </w:t>
      </w:r>
      <w:r>
        <w:rPr>
          <w:rStyle w:val="Aucun"/>
          <w:b w:val="1"/>
          <w:bCs w:val="1"/>
          <w:rtl w:val="0"/>
        </w:rPr>
        <w:t xml:space="preserve">– </w:t>
      </w:r>
      <w:r>
        <w:rPr>
          <w:rStyle w:val="Aucun"/>
          <w:b w:val="1"/>
          <w:bCs w:val="1"/>
          <w:rtl w:val="0"/>
          <w:lang w:val="fr-FR"/>
        </w:rPr>
        <w:t>Gestion des incidents</w:t>
      </w:r>
    </w:p>
    <w:p>
      <w:pPr>
        <w:pStyle w:val="Corps"/>
        <w:spacing w:before="240" w:after="240" w:line="276" w:lineRule="auto"/>
        <w:rPr>
          <w:rStyle w:val="Aucu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Hlk190343240" w:id="4"/>
      <w:bookmarkEnd w:id="4"/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out incident relatif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la disponibilit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des donn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es, au non-respect des formats ou des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ch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ances,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la qualit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(donn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es erron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ou incompl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tes) est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clar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par </w:t>
      </w:r>
      <w:ins w:id="5" w:date="2026-04-10T14:31:00Z" w:author="Bellili Wissem">
        <w:r>
          <w:rPr>
            <w:rStyle w:val="Aucun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 xml:space="preserve">courriel </w:t>
        </w:r>
      </w:ins>
      <w:del w:id="6" w:date="2026-04-10T14:31:00Z" w:author="Bellili Wissem">
        <w:r>
          <w:rPr>
            <w:rStyle w:val="Aucun"/>
            <w:outline w:val="0"/>
            <w:color w:val="000000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 xml:space="preserve">mail </w:delText>
        </w:r>
      </w:del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dans les vingt-quatre (24) heures par l</w:t>
      </w:r>
      <w:r>
        <w:rPr>
          <w:rStyle w:val="Aucun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EDS ou l</w:t>
      </w:r>
      <w:r>
        <w:rPr>
          <w:rStyle w:val="Aucun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Administration b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ficiaire.</w:t>
      </w:r>
    </w:p>
    <w:p>
      <w:pPr>
        <w:pStyle w:val="Corps"/>
        <w:spacing w:before="240" w:after="240" w:line="276" w:lineRule="auto"/>
        <w:rPr>
          <w:rStyle w:val="Aucu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EDS s</w:t>
      </w:r>
      <w:r>
        <w:rPr>
          <w:rStyle w:val="Aucun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engage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fournir une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ponse initiale dans un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lai de quarante-huit (48) heures ouvr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es, accompagn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si besoin d</w:t>
      </w:r>
      <w:r>
        <w:rPr>
          <w:rStyle w:val="Aucun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 plan de rem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diation ou de rediffusion.</w:t>
      </w:r>
    </w:p>
    <w:p>
      <w:pPr>
        <w:pStyle w:val="Corps"/>
        <w:spacing w:line="276" w:lineRule="auto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en-US"/>
        </w:rPr>
        <w:t>Article 7 - Evaluation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fr-FR"/>
        </w:rPr>
        <w:t>Il est proc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d</w:t>
      </w:r>
      <w:r>
        <w:rPr>
          <w:rStyle w:val="Aucun"/>
          <w:rtl w:val="0"/>
          <w:lang w:val="fr-FR"/>
        </w:rPr>
        <w:t xml:space="preserve">é à </w:t>
      </w:r>
      <w:r>
        <w:rPr>
          <w:rStyle w:val="Aucun"/>
          <w:rtl w:val="0"/>
          <w:lang w:val="fr-FR"/>
        </w:rPr>
        <w:t xml:space="preserve">une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valuation annuelle de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it-IT"/>
        </w:rPr>
        <w:t>sente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cision notamment afin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it-IT"/>
        </w:rPr>
        <w:t>appr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cier la pertinence du besoin et des op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alis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par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EDS. Selon le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sultat de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 xml:space="preserve">valuation, il peut 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fr-FR"/>
        </w:rPr>
        <w:t>tre proc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d</w:t>
      </w:r>
      <w:r>
        <w:rPr>
          <w:rStyle w:val="Aucun"/>
          <w:rtl w:val="0"/>
          <w:lang w:val="fr-FR"/>
        </w:rPr>
        <w:t xml:space="preserve">é à </w:t>
      </w:r>
      <w:r>
        <w:rPr>
          <w:rStyle w:val="Aucun"/>
          <w:rtl w:val="0"/>
          <w:lang w:val="fr-FR"/>
        </w:rPr>
        <w:t>une modification de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sente convention ou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</w:rPr>
        <w:t>sa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siliation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un commun accord.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fr-FR"/>
        </w:rPr>
        <w:t>Article 8 - Communication</w:t>
      </w:r>
    </w:p>
    <w:p>
      <w:pPr>
        <w:pStyle w:val="Corps"/>
        <w:spacing w:line="276" w:lineRule="auto"/>
        <w:rPr>
          <w:rStyle w:val="Aucun"/>
        </w:rPr>
      </w:pPr>
    </w:p>
    <w:tbl>
      <w:tblPr>
        <w:tblW w:w="90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060"/>
      </w:tblGrid>
      <w:tr>
        <w:tblPrEx>
          <w:shd w:val="clear" w:color="auto" w:fill="cad1d7"/>
        </w:tblPrEx>
        <w:trPr>
          <w:trHeight w:val="6946" w:hRule="atLeast"/>
        </w:trPr>
        <w:tc>
          <w:tcPr>
            <w:tcW w:type="dxa" w:w="9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rPr>
                <w:rStyle w:val="Aucun"/>
                <w:outline w:val="0"/>
                <w:color w:val="00b050"/>
                <w:u w:color="00b050"/>
                <w:shd w:val="nil" w:color="auto" w:fill="auto"/>
                <w14:textFill>
                  <w14:solidFill>
                    <w14:srgbClr w14:val="00B050"/>
                  </w14:solidFill>
                </w14:textFill>
              </w:rPr>
            </w:pP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Variante si communication libre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autorise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EDS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communiquer librement tant aupr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des administrations publiques que du public sur le projet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dans la demande susvis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e.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14:textFill>
                  <w14:solidFill>
                    <w14:srgbClr w14:val="00B050"/>
                  </w14:solidFill>
                </w14:textFill>
              </w:rPr>
            </w:pP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Variante si la communication est conditionn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 xml:space="preserve">e 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 xml:space="preserve">à 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l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accord de l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Administration b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n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ficiaire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autorise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EDS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communiquer librement tant aupr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des administrations publiques que du public sur le projet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dans la demande uniquement apr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avoir autoris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alablement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action de communication.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dispose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lai de quinze (15) jours suivant la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ception du projet pour donner son accord expr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s. Le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faut de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ponse dans le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lai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vaut acceptation.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14:textFill>
                  <w14:solidFill>
                    <w14:srgbClr w14:val="00B050"/>
                  </w14:solidFill>
                </w14:textFill>
              </w:rPr>
            </w:pP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Variante si la communication est interdite par l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’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Administration b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n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00b050"/>
                <w:u w:color="00b050"/>
                <w:shd w:val="nil" w:color="auto" w:fill="auto"/>
                <w:rtl w:val="0"/>
                <w:lang w:val="fr-FR"/>
                <w14:textFill>
                  <w14:solidFill>
                    <w14:srgbClr w14:val="00B050"/>
                  </w14:solidFill>
                </w14:textFill>
              </w:rPr>
              <w:t>ficiaire</w:t>
            </w:r>
          </w:p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  <w:lang w:val="fr-FR"/>
              </w:rPr>
            </w:pP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ficiaire interdit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toute communication, qu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elle soit interne aux administrations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Etat ou aupr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du public, concernant le projet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dans la demande susvis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e.</w:t>
            </w:r>
            <w:r>
              <w:rPr>
                <w:rStyle w:val="Aucun"/>
                <w:shd w:val="nil" w:color="auto" w:fill="auto"/>
              </w:rPr>
            </w:r>
          </w:p>
        </w:tc>
      </w:tr>
    </w:tbl>
    <w:p>
      <w:pPr>
        <w:pStyle w:val="Corps"/>
        <w:widowControl w:val="0"/>
        <w:spacing w:line="240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en-US"/>
        </w:rPr>
        <w:t xml:space="preserve">Article 9 </w:t>
      </w:r>
      <w:r>
        <w:rPr>
          <w:rStyle w:val="Aucun"/>
          <w:b w:val="1"/>
          <w:bCs w:val="1"/>
          <w:rtl w:val="0"/>
        </w:rPr>
        <w:t xml:space="preserve">– </w:t>
      </w:r>
      <w:r>
        <w:rPr>
          <w:rStyle w:val="Aucun"/>
          <w:b w:val="1"/>
          <w:bCs w:val="1"/>
          <w:rtl w:val="0"/>
          <w:lang w:val="fr-FR"/>
        </w:rPr>
        <w:t xml:space="preserve">Correspondants </w:t>
      </w:r>
    </w:p>
    <w:p>
      <w:pPr>
        <w:pStyle w:val="Corps"/>
        <w:spacing w:line="276" w:lineRule="auto"/>
        <w:rPr>
          <w:rStyle w:val="Aucun"/>
          <w:b w:val="1"/>
          <w:bCs w:val="1"/>
        </w:rPr>
      </w:pPr>
    </w:p>
    <w:tbl>
      <w:tblPr>
        <w:tblW w:w="906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231"/>
        <w:gridCol w:w="3496"/>
        <w:gridCol w:w="3335"/>
      </w:tblGrid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c9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Missions</w:t>
            </w:r>
          </w:p>
        </w:tc>
        <w:tc>
          <w:tcPr>
            <w:tcW w:type="dxa" w:w="34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c9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EDS</w:t>
            </w:r>
          </w:p>
        </w:tc>
        <w:tc>
          <w:tcPr>
            <w:tcW w:type="dxa" w:w="3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c9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jc w:val="center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Administration b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ficiaire</w:t>
            </w:r>
          </w:p>
        </w:tc>
      </w:tr>
      <w:tr>
        <w:tblPrEx>
          <w:shd w:val="clear" w:color="auto" w:fill="cad1d7"/>
        </w:tblPrEx>
        <w:trPr>
          <w:trHeight w:val="1674" w:hRule="atLeast"/>
        </w:trPr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Contact m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tier</w:t>
            </w:r>
            <w:r>
              <w:rPr>
                <w:rStyle w:val="Aucun"/>
                <w:b w:val="1"/>
                <w:bCs w:val="1"/>
                <w:shd w:val="nil" w:color="auto" w:fill="auto"/>
              </w:rPr>
            </w:r>
          </w:p>
        </w:tc>
        <w:tc>
          <w:tcPr>
            <w:tcW w:type="dxa" w:w="34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rPr>
                <w:rStyle w:val="Aucun"/>
                <w:outline w:val="0"/>
                <w:color w:val="ee0000"/>
                <w:u w:color="ee0000"/>
                <w:shd w:val="nil" w:color="auto" w:fill="auto"/>
                <w14:textFill>
                  <w14:solidFill>
                    <w14:srgbClr w14:val="EE0000"/>
                  </w14:solidFill>
                </w14:textFill>
              </w:rPr>
            </w:pP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Pr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nom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14:textFill>
                  <w14:solidFill>
                    <w14:srgbClr w14:val="EE0000"/>
                  </w14:solidFill>
                </w14:textFill>
              </w:rPr>
            </w:pP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T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l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phone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14:textFill>
                  <w14:solidFill>
                    <w14:srgbClr w14:val="EE0000"/>
                  </w14:solidFill>
                </w14:textFill>
              </w:rPr>
            </w:pP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Mail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14:textFill>
                  <w14:solidFill>
                    <w14:srgbClr w14:val="EE0000"/>
                  </w14:solidFill>
                </w14:textFill>
              </w:rPr>
            </w:pP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Fonction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</w:t>
            </w:r>
          </w:p>
        </w:tc>
        <w:tc>
          <w:tcPr>
            <w:tcW w:type="dxa" w:w="3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rPr>
                <w:rStyle w:val="Aucun"/>
                <w:outline w:val="0"/>
                <w:color w:val="ee0000"/>
                <w:u w:color="ee0000"/>
                <w:shd w:val="nil" w:color="auto" w:fill="auto"/>
                <w14:textFill>
                  <w14:solidFill>
                    <w14:srgbClr w14:val="EE0000"/>
                  </w14:solidFill>
                </w14:textFill>
              </w:rPr>
            </w:pP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Pr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nom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14:textFill>
                  <w14:solidFill>
                    <w14:srgbClr w14:val="EE0000"/>
                  </w14:solidFill>
                </w14:textFill>
              </w:rPr>
            </w:pP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T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l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phone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14:textFill>
                  <w14:solidFill>
                    <w14:srgbClr w14:val="EE0000"/>
                  </w14:solidFill>
                </w14:textFill>
              </w:rPr>
            </w:pP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Mail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Fonction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14:textFill>
                  <w14:solidFill>
                    <w14:srgbClr w14:val="EE0000"/>
                  </w14:solidFill>
                </w14:textFill>
              </w:rPr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Corps"/>
        <w:widowControl w:val="0"/>
        <w:spacing w:line="240" w:lineRule="auto"/>
        <w:rPr>
          <w:rStyle w:val="Aucun"/>
          <w:b w:val="1"/>
          <w:bCs w:val="1"/>
        </w:rPr>
      </w:pPr>
    </w:p>
    <w:p>
      <w:pPr>
        <w:pStyle w:val="Corps"/>
        <w:spacing w:line="276" w:lineRule="auto"/>
        <w:rPr>
          <w:rStyle w:val="Aucun"/>
          <w:b w:val="1"/>
          <w:bCs w:val="1"/>
        </w:rPr>
      </w:pPr>
    </w:p>
    <w:p>
      <w:pPr>
        <w:pStyle w:val="Corps"/>
        <w:spacing w:line="276" w:lineRule="auto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fr-FR"/>
        </w:rPr>
        <w:t xml:space="preserve">Article 10 </w:t>
      </w:r>
      <w:r>
        <w:rPr>
          <w:rStyle w:val="Aucun"/>
          <w:b w:val="1"/>
          <w:bCs w:val="1"/>
          <w:rtl w:val="0"/>
        </w:rPr>
        <w:t xml:space="preserve">– </w:t>
      </w:r>
      <w:r>
        <w:rPr>
          <w:rStyle w:val="Aucun"/>
          <w:b w:val="1"/>
          <w:bCs w:val="1"/>
          <w:rtl w:val="0"/>
          <w:lang w:val="fr-FR"/>
        </w:rPr>
        <w:t>Modification de la convention</w:t>
      </w:r>
    </w:p>
    <w:p>
      <w:pPr>
        <w:pStyle w:val="Corps"/>
        <w:spacing w:line="276" w:lineRule="auto"/>
        <w:rPr>
          <w:rStyle w:val="Aucun"/>
          <w:b w:val="1"/>
          <w:bCs w:val="1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it-IT"/>
        </w:rPr>
        <w:t>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sente convention peut </w:t>
      </w:r>
      <w:r>
        <w:rPr>
          <w:rStyle w:val="Aucun"/>
          <w:rtl w:val="0"/>
        </w:rPr>
        <w:t>ê</w:t>
      </w:r>
      <w:r>
        <w:rPr>
          <w:rStyle w:val="Aucun"/>
          <w:rtl w:val="0"/>
          <w:lang w:val="it-IT"/>
        </w:rPr>
        <w:t>tre modifi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notamment dans les cas suivants</w:t>
      </w:r>
      <w:r>
        <w:rPr>
          <w:rStyle w:val="Aucun"/>
          <w:rtl w:val="0"/>
        </w:rPr>
        <w:t> </w:t>
      </w:r>
      <w:r>
        <w:rPr>
          <w:rStyle w:val="Aucun"/>
          <w:rtl w:val="0"/>
        </w:rPr>
        <w:t>:</w:t>
      </w:r>
    </w:p>
    <w:p>
      <w:pPr>
        <w:pStyle w:val="List Paragraph"/>
        <w:numPr>
          <w:ilvl w:val="0"/>
          <w:numId w:val="4"/>
        </w:numPr>
        <w:bidi w:val="0"/>
        <w:spacing w:line="276" w:lineRule="auto"/>
        <w:ind w:right="0"/>
        <w:jc w:val="both"/>
        <w:rPr>
          <w:rtl w:val="0"/>
          <w:lang w:val="fr-FR"/>
        </w:rPr>
      </w:pPr>
      <w:r>
        <w:rPr>
          <w:rStyle w:val="Aucun"/>
          <w:rtl w:val="0"/>
          <w:lang w:val="fr-FR"/>
        </w:rPr>
        <w:t>Sur demande de l'Administration 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ficiaire afin de modifier les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cifications techniques et sous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serve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observer un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avis de soixante (60) jours,</w:t>
      </w:r>
    </w:p>
    <w:p>
      <w:pPr>
        <w:pStyle w:val="List Paragraph"/>
        <w:numPr>
          <w:ilvl w:val="0"/>
          <w:numId w:val="4"/>
        </w:numPr>
        <w:bidi w:val="0"/>
        <w:spacing w:line="276" w:lineRule="auto"/>
        <w:ind w:right="0"/>
        <w:jc w:val="both"/>
        <w:rPr>
          <w:rtl w:val="0"/>
          <w:lang w:val="fr-FR"/>
        </w:rPr>
      </w:pPr>
      <w:r>
        <w:rPr>
          <w:rStyle w:val="Aucun"/>
          <w:rtl w:val="0"/>
          <w:lang w:val="fr-FR"/>
        </w:rPr>
        <w:t>Lorsque l</w:t>
      </w:r>
      <w:r>
        <w:rPr>
          <w:rStyle w:val="Aucun"/>
          <w:rtl w:val="0"/>
          <w:lang w:val="fr-FR"/>
        </w:rPr>
        <w:t>’é</w:t>
      </w:r>
      <w:r>
        <w:rPr>
          <w:rStyle w:val="Aucun"/>
          <w:rtl w:val="0"/>
          <w:lang w:val="fr-FR"/>
        </w:rPr>
        <w:t xml:space="preserve">valuation annuelle implique de faire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voluer les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cifications techniques ou tout autre param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tre des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es mises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disposition,</w:t>
      </w:r>
    </w:p>
    <w:p>
      <w:pPr>
        <w:pStyle w:val="List Paragraph"/>
        <w:numPr>
          <w:ilvl w:val="0"/>
          <w:numId w:val="4"/>
        </w:numPr>
        <w:bidi w:val="0"/>
        <w:spacing w:line="276" w:lineRule="auto"/>
        <w:ind w:right="0"/>
        <w:jc w:val="both"/>
        <w:rPr>
          <w:rtl w:val="0"/>
          <w:lang w:val="fr-FR"/>
        </w:rPr>
      </w:pPr>
      <w:r>
        <w:rPr>
          <w:rStyle w:val="Aucun"/>
          <w:rtl w:val="0"/>
          <w:lang w:val="fr-FR"/>
        </w:rPr>
        <w:t>Pour mettre en conformit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cision avec des obligations l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gales ou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glementaires post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rieures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sa notification.</w:t>
      </w:r>
    </w:p>
    <w:p>
      <w:pPr>
        <w:pStyle w:val="Corps"/>
        <w:spacing w:line="276" w:lineRule="auto"/>
        <w:rPr>
          <w:rStyle w:val="Aucun"/>
          <w:b w:val="1"/>
          <w:bCs w:val="1"/>
        </w:rPr>
      </w:pPr>
    </w:p>
    <w:p>
      <w:pPr>
        <w:pStyle w:val="Corps"/>
        <w:spacing w:line="276" w:lineRule="auto"/>
        <w:rPr>
          <w:rStyle w:val="Aucun"/>
          <w:b w:val="1"/>
          <w:bCs w:val="1"/>
        </w:rPr>
      </w:pPr>
      <w:r>
        <w:rPr>
          <w:rStyle w:val="Aucun"/>
          <w:b w:val="1"/>
          <w:bCs w:val="1"/>
          <w:rtl w:val="0"/>
          <w:lang w:val="fr-FR"/>
        </w:rPr>
        <w:t xml:space="preserve">Article 11 </w:t>
      </w:r>
      <w:r>
        <w:rPr>
          <w:rStyle w:val="Aucun"/>
          <w:b w:val="1"/>
          <w:bCs w:val="1"/>
          <w:rtl w:val="0"/>
        </w:rPr>
        <w:t xml:space="preserve">– </w:t>
      </w:r>
      <w:r>
        <w:rPr>
          <w:rStyle w:val="Aucun"/>
          <w:b w:val="1"/>
          <w:bCs w:val="1"/>
          <w:rtl w:val="0"/>
        </w:rPr>
        <w:t>Dur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Style w:val="Aucun"/>
          <w:b w:val="1"/>
          <w:bCs w:val="1"/>
          <w:rtl w:val="0"/>
        </w:rPr>
        <w:t>e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it-IT"/>
        </w:rPr>
        <w:t>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sente convention est applicable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compter de sa signature pour une dur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e de</w:t>
      </w:r>
      <w:r>
        <w:rPr>
          <w:rStyle w:val="Aucun"/>
          <w:rtl w:val="0"/>
          <w:lang w:val="en-US"/>
        </w:rPr>
        <w:t xml:space="preserve"> {storageLife}</w:t>
      </w:r>
      <w:r>
        <w:rPr>
          <w:rStyle w:val="Aucun"/>
          <w:rtl w:val="0"/>
          <w:lang w:val="fr-FR"/>
        </w:rPr>
        <w:t>. Elle cesse de plein droit de produire ces effets en cas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 xml:space="preserve">accomplissement de son objet. 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fr-FR"/>
        </w:rPr>
        <w:t>L'Administration 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ficiaire peut pour tout motif et sous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nl-NL"/>
        </w:rPr>
        <w:t>server d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observer un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avis de soixante (60) jours solliciter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siliation unilat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rale de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convention.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EDS ne peut s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 xml:space="preserve">opposer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cette demande.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</w:rPr>
        <w:t>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EDS peut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silier de plein droit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convention en cas de non-respect par l'Administration 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ficiaire de ses engagements ou lorsque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EDS est dans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it-IT"/>
        </w:rPr>
        <w:t>impossibilit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fournir les donn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conform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ment aux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cifications techniques.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fr-FR"/>
        </w:rPr>
        <w:t>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siliation lib</w:t>
      </w:r>
      <w:r>
        <w:rPr>
          <w:rStyle w:val="Aucun"/>
          <w:rtl w:val="0"/>
          <w:lang w:val="it-IT"/>
        </w:rPr>
        <w:t>è</w:t>
      </w:r>
      <w:r>
        <w:rPr>
          <w:rStyle w:val="Aucun"/>
          <w:rtl w:val="0"/>
          <w:lang w:val="fr-FR"/>
        </w:rPr>
        <w:t>re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fr-FR"/>
        </w:rPr>
        <w:t>EDS et l</w:t>
      </w:r>
      <w:r>
        <w:rPr>
          <w:rStyle w:val="Aucun"/>
          <w:rtl w:val="1"/>
        </w:rPr>
        <w:t>’</w:t>
      </w:r>
      <w:r>
        <w:rPr>
          <w:rStyle w:val="Aucun"/>
          <w:rtl w:val="0"/>
          <w:lang w:val="en-US"/>
        </w:rPr>
        <w:t>Administration b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</w:rPr>
        <w:t>n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ficiaire de tous leurs engagements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vus par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sente convention, y compris de son annexe.</w:t>
      </w: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  <w:r>
        <w:rPr>
          <w:rStyle w:val="Aucun"/>
          <w:rtl w:val="0"/>
          <w:lang w:val="fr-FR"/>
        </w:rPr>
        <w:t xml:space="preserve">Fait </w:t>
      </w:r>
      <w:r>
        <w:rPr>
          <w:rStyle w:val="Aucun"/>
          <w:rtl w:val="0"/>
        </w:rPr>
        <w:t xml:space="preserve">à </w:t>
      </w:r>
      <w:r>
        <w:rPr>
          <w:rStyle w:val="Aucun"/>
          <w:rtl w:val="0"/>
          <w:lang w:val="fr-FR"/>
        </w:rPr>
        <w:t>Paris, le {signingDate},</w:t>
      </w:r>
    </w:p>
    <w:p>
      <w:pPr>
        <w:pStyle w:val="Corps"/>
        <w:spacing w:line="276" w:lineRule="auto"/>
        <w:rPr>
          <w:rStyle w:val="Aucun"/>
        </w:rPr>
      </w:pPr>
    </w:p>
    <w:tbl>
      <w:tblPr>
        <w:tblW w:w="906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531"/>
        <w:gridCol w:w="4531"/>
      </w:tblGrid>
      <w:tr>
        <w:tblPrEx>
          <w:shd w:val="clear" w:color="auto" w:fill="cad1d7"/>
        </w:tblPrEx>
        <w:trPr>
          <w:trHeight w:val="997" w:hRule="atLeast"/>
        </w:trPr>
        <w:tc>
          <w:tcPr>
            <w:tcW w:type="dxa" w:w="45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Pour le Data Office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14:textFill>
                  <w14:solidFill>
                    <w14:srgbClr w14:val="EE0000"/>
                  </w14:solidFill>
                </w14:textFill>
              </w:rPr>
            </w:pP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Nom, Pr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nom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Fonction</w:t>
            </w:r>
          </w:p>
        </w:tc>
        <w:tc>
          <w:tcPr>
            <w:tcW w:type="dxa" w:w="45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line="276" w:lineRule="auto"/>
              <w:rPr>
                <w:rStyle w:val="Aucun"/>
                <w:shd w:val="nil" w:color="auto" w:fill="auto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Pour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14:textFill>
                  <w14:solidFill>
                    <w14:srgbClr w14:val="EE0000"/>
                  </w14:solidFill>
                </w14:textFill>
              </w:rPr>
            </w:pP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Nom, Pr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é</w:t>
            </w: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nom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Style w:val="Aucun"/>
                <w:outline w:val="0"/>
                <w:color w:val="ee0000"/>
                <w:u w:color="ee0000"/>
                <w:shd w:val="nil" w:color="auto" w:fill="auto"/>
                <w:rtl w:val="0"/>
                <w:lang w:val="fr-FR"/>
                <w14:textFill>
                  <w14:solidFill>
                    <w14:srgbClr w14:val="EE0000"/>
                  </w14:solidFill>
                </w14:textFill>
              </w:rPr>
              <w:t>Fonction</w:t>
            </w:r>
          </w:p>
        </w:tc>
      </w:tr>
    </w:tbl>
    <w:p>
      <w:pPr>
        <w:pStyle w:val="Corps"/>
        <w:widowControl w:val="0"/>
        <w:spacing w:line="240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  <w:spacing w:line="276" w:lineRule="auto"/>
        <w:rPr>
          <w:rStyle w:val="Aucun"/>
        </w:rPr>
      </w:pPr>
    </w:p>
    <w:p>
      <w:pPr>
        <w:pStyle w:val="Corps"/>
      </w:pPr>
      <w:r>
        <w:rPr>
          <w:rStyle w:val="Aucun"/>
          <w:rtl w:val="0"/>
          <w:lang w:val="nl-NL"/>
        </w:rPr>
        <w:t>{#hasPersonalData}</w:t>
      </w:r>
    </w:p>
    <w:tbl>
      <w:tblPr>
        <w:tblW w:w="90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060"/>
      </w:tblGrid>
      <w:tr>
        <w:tblPrEx>
          <w:shd w:val="clear" w:color="auto" w:fill="cad1d7"/>
        </w:tblPrEx>
        <w:trPr>
          <w:trHeight w:val="13846" w:hRule="atLeast"/>
        </w:trPr>
        <w:tc>
          <w:tcPr>
            <w:tcW w:type="dxa" w:w="90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s"/>
              <w:spacing w:before="120" w:after="120" w:line="276" w:lineRule="auto"/>
              <w:rPr>
                <w:rStyle w:val="Aucun"/>
                <w:b w:val="1"/>
                <w:bCs w:val="1"/>
                <w:outline w:val="0"/>
                <w:color w:val="00b050"/>
                <w:u w:color="00b050"/>
                <w:shd w:val="nil" w:color="auto" w:fill="auto"/>
                <w:lang w:val="fr-FR"/>
                <w14:textFill>
                  <w14:solidFill>
                    <w14:srgbClr w14:val="00B050"/>
                  </w14:solidFill>
                </w14:textFill>
              </w:rPr>
            </w:pPr>
            <w:commentRangeStart w:id="7"/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b w:val="1"/>
                <w:bCs w:val="1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ANNEXE : ACCORD DE SOUS-TRAITANCE DES DONNEES A CARACTERE PERSONNEL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b w:val="1"/>
                <w:bCs w:val="1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Pr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ambule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Espace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Sociales (ci-apr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«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»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), en qualit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de sous-traitant, est autoris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traiter, pour le compte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responsable du traitement,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cessaires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la mise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disposition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sollicit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dans la demande #{requestId}, dans les conditions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crites dans le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 accord.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Dans ce cadre,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et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respectent les obligations inh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rentes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ces traitements, notamment celles relevant du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glement (UE) 2016/679 du Parlement europ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en et du Conseil du 27 avril 2016 relatif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la protection des personnes physiques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gard du traitement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re personnel et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 libre circulation de ces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es, et abrogeant la directive 95/46/CE dit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glement g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ral sur la protection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(ci-apr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«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RGPD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»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) et la loi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°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78-17 du 6 janvier 1978 relative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informatique, aux fichiers et aux libert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s. 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traite 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personnelles conform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ment aux instructions document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du responsable de traitement.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ne sera en aucun cas responsable du non-respect par le responsable de traitement de ses obligations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gales ou conventionnelles au regard du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 traitement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personnel.</w:t>
            </w:r>
          </w:p>
          <w:p>
            <w:pPr>
              <w:pStyle w:val="List Paragraph"/>
              <w:numPr>
                <w:ilvl w:val="0"/>
                <w:numId w:val="5"/>
              </w:numPr>
              <w:bidi w:val="0"/>
              <w:spacing w:before="120" w:after="120" w:line="276" w:lineRule="auto"/>
              <w:ind w:right="0"/>
              <w:jc w:val="both"/>
              <w:rPr>
                <w:b w:val="1"/>
                <w:bCs w:val="1"/>
                <w:rtl w:val="0"/>
                <w:lang w:val="fr-FR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Limitation de la finalit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traite 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uniquement pour les finalit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sp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cifiques du traitement, telles que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finies par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: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before="120" w:after="120" w:line="276" w:lineRule="auto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Traiter 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de toute personne physique dans les conditions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termin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par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ficiaire dans sa demande pour lui mettre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disposition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;</w:t>
            </w:r>
          </w:p>
          <w:p>
            <w:pPr>
              <w:pStyle w:val="List Paragraph"/>
              <w:numPr>
                <w:ilvl w:val="0"/>
                <w:numId w:val="6"/>
              </w:numPr>
              <w:bidi w:val="0"/>
              <w:spacing w:before="120" w:after="120" w:line="276" w:lineRule="auto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Adopter toutes les mesures de 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curit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cessaires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 protection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trait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selon leur sensibilit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.</w:t>
            </w:r>
          </w:p>
          <w:p>
            <w:pPr>
              <w:pStyle w:val="Corps"/>
              <w:spacing w:line="240" w:lineRule="auto"/>
              <w:rPr>
                <w:rStyle w:val="Aucun"/>
                <w:b w:val="1"/>
                <w:bCs w:val="1"/>
                <w:shd w:val="nil" w:color="auto" w:fill="auto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Variante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 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autre finalit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é à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la demande :</w:t>
            </w:r>
          </w:p>
          <w:p>
            <w:pPr>
              <w:pStyle w:val="Corps"/>
              <w:spacing w:before="120" w:after="120" w:line="276" w:lineRule="auto"/>
              <w:rPr>
                <w:rStyle w:val="Aucun"/>
                <w:shd w:val="nil" w:color="auto" w:fill="auto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H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berger ces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pendant la dur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de la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cision ou toute autre dur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de conservation demand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par le responsable de traitement.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Les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sentes finalit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sont valables sauf instruction compl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mentaire de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ficiaire.</w:t>
            </w:r>
          </w:p>
          <w:p>
            <w:pPr>
              <w:pStyle w:val="List Paragraph"/>
              <w:numPr>
                <w:ilvl w:val="0"/>
                <w:numId w:val="8"/>
              </w:numPr>
              <w:bidi w:val="0"/>
              <w:spacing w:before="120" w:after="120" w:line="276" w:lineRule="auto"/>
              <w:ind w:right="0"/>
              <w:jc w:val="both"/>
              <w:rPr>
                <w:b w:val="1"/>
                <w:bCs w:val="1"/>
                <w:rtl w:val="0"/>
                <w:lang w:val="fr-FR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Dur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 de conservation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conserve pour une dur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 de </w:t>
            </w:r>
            <w:r>
              <w:rPr>
                <w:rStyle w:val="Aucun"/>
                <w:outline w:val="0"/>
                <w:color w:val="ff0000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[NOMBRE]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mois 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re personnel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disposition de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ficiaire. A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issue de cette dur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e,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EDS </w:t>
            </w:r>
            <w:r>
              <w:rPr>
                <w:rStyle w:val="Aucun"/>
                <w:outline w:val="0"/>
                <w:color w:val="ff0000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[au choix : anonymise OU supprime]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 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qui atteignent cette dur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de conservation.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before="120" w:after="120" w:line="276" w:lineRule="auto"/>
              <w:ind w:right="0"/>
              <w:jc w:val="both"/>
              <w:rPr>
                <w:b w:val="1"/>
                <w:bCs w:val="1"/>
                <w:rtl w:val="0"/>
                <w:lang w:val="fr-FR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S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curit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du traitement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EDS met en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œ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uvre les mesures techniques et organisationnelles appropri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pour assurer la 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curit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conform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ment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article 32 du RGPD.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EDS tient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 disposition de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ficiaire qui en fait la demande la liste des mesures mises en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œ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uvre.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Figure parmi ces mesures la protection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contre toute violation de la 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curit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entra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î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nant, de mani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accidentelle ou illicite, la destruction, la perte,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ration, la divulgation non autoris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ou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acc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non autoris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de telles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(violation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personnel).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Lors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valuation du niveau de 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curit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appropri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,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et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tiennent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û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ment compte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tat des connaissances, des co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û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ts de mise en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œ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uvre et de la nature, de la port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e, du contexte et des finalit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du traitement, ainsi que des risques pour les personnes concern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accorde aux membres de son personnel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acc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aux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faisant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objet du traitement que dans la mesure o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ù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cet acc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est strictement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cessaire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accomplissement de leur mission. 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EDS veille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ce que les personnes autoris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traiter les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engagent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respecter la confidentialit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ou soient soumises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une obligation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gale appropri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de confidentialit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.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before="120" w:after="120" w:line="276" w:lineRule="auto"/>
              <w:ind w:right="0"/>
              <w:jc w:val="both"/>
              <w:rPr>
                <w:b w:val="1"/>
                <w:bCs w:val="1"/>
                <w:rtl w:val="0"/>
                <w:lang w:val="fr-FR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Documentation et conformit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et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doivent pouvoir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montrer leur conformit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glementation applicable aux traitements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EDS met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 disposition de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les informations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cessaires pour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montrer le respect de ses obligations au titre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article 28-3 du RGPD et permettre la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alisation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audits des activit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de sous-traitance qu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elle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alise pour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Lorsqu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elle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cide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 audit,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en informe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au minimum 30 jours avant le lancement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audit.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invite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aux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unions de lancement et restitution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audit et lui communique les diff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rents rapports issus de cet audit.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est associ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finition des besoins en mati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de protection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et au suivi des mesures apport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par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pour y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pondre.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et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ficiaire mettent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 disposition de la CNIL ou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autorit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de contr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le comp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tente,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que celles-ci en fait la demande, les informations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cessaires pour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montrer leur conformit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, y compris les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sultats de tout audit.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before="120" w:after="120" w:line="276" w:lineRule="auto"/>
              <w:ind w:right="0"/>
              <w:jc w:val="both"/>
              <w:rPr>
                <w:b w:val="1"/>
                <w:bCs w:val="1"/>
                <w:rtl w:val="0"/>
                <w:lang w:val="fr-FR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Sous-traitants ult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rieurs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est express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ment autoris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par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ficiaire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faire appel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des sous-traitants 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rieurs pour mener les activit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de traitement relatives aux activit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de stockage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re personnel via un service cloud et de mise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disposition de serveurs certifi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SecNumCloud. Les 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mes obligations en mati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de protection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que celles fix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dans le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 accord sont impos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aux sous-traitants 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rieurs recrut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EDS tient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disposition de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et de ses adh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rents la liste des sous-traitants 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rieurs.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En cas de recrutement ou de remplacement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 ou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autres sous-traitants 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rieurs,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informe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ficiaire.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before="120" w:after="120" w:line="276" w:lineRule="auto"/>
              <w:ind w:right="0"/>
              <w:jc w:val="both"/>
              <w:rPr>
                <w:b w:val="1"/>
                <w:bCs w:val="1"/>
                <w:rtl w:val="0"/>
                <w:lang w:val="fr-FR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Transferts internationaux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Tout transfert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vers un pays tiers ou une organisation internationale par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est effectu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que sur la base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instructions document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de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ou de ses adh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rents afin de satisfaire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une exigence sp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cifique du droit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Union ou du droit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tat membre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laquelle le Data Office est soumise et 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effectue conform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ment au chapitre V duRGPD.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convient que lorsque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recrute un sous-traitant 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rieur pour mener des activit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de traitement sp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cifiques (pour le compte de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ficiaire) et que ces activit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de traitement impliquent un transfert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au sens du chapitre V duRGPD, le Data Office et le sous-traitant ult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rieur peuvent garantir le respect du chapitre V du RGPD en utilisant les clauses contractuelles types adopt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par la Commission europ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enne sur la base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article 46, paragraphe 2, duRGPD , pour autant que les conditions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utilisation de ces clauses contractuelles types soient remplies.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before="120" w:after="120" w:line="276" w:lineRule="auto"/>
              <w:ind w:right="0"/>
              <w:jc w:val="both"/>
              <w:rPr>
                <w:b w:val="1"/>
                <w:bCs w:val="1"/>
                <w:rtl w:val="0"/>
                <w:lang w:val="fr-FR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Assistance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informe sans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lai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de toute demande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exercice de ses droits qu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elle a re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ç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 de la part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une personne concern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e. Elle ne donne pas elle-m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me suite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cette demande dans la mesure o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ù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elle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est pas responsable du traitement.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te assistance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pour ce qui est de remplir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obligation qui lui incombe de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pondre aux demandes des personnes concern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exercer leurs droits, en tenant compte de la nature du traitement.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aide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ficiaire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garantir le respect des obligations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vues aux articles 32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36 du RGPD compte tenu de la nature du traitement et des informations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sa disposition.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before="120" w:after="120" w:line="276" w:lineRule="auto"/>
              <w:ind w:right="0"/>
              <w:jc w:val="both"/>
              <w:rPr>
                <w:b w:val="1"/>
                <w:bCs w:val="1"/>
                <w:rtl w:val="0"/>
                <w:lang w:val="fr-FR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Dur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</w:t>
            </w:r>
            <w:r>
              <w:rPr>
                <w:rStyle w:val="Aucun"/>
                <w:b w:val="0"/>
                <w:bCs w:val="0"/>
                <w:shd w:val="nil" w:color="auto" w:fill="auto"/>
                <w:rtl w:val="0"/>
                <w:lang w:val="fr-FR"/>
              </w:rPr>
              <w:t xml:space="preserve"> </w:t>
            </w:r>
          </w:p>
          <w:p>
            <w:pPr>
              <w:pStyle w:val="Corps"/>
              <w:bidi w:val="0"/>
              <w:spacing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Le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sent accord de sous-traitance prend fin rn cas de demande de 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siliation de la convention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laquelle il est li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Il est caduc de plein droit en cas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abandon ou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arr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 du projet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crit dans la demande.</w:t>
            </w:r>
          </w:p>
          <w:p>
            <w:pPr>
              <w:pStyle w:val="List Paragraph"/>
              <w:numPr>
                <w:ilvl w:val="0"/>
                <w:numId w:val="7"/>
              </w:numPr>
              <w:bidi w:val="0"/>
              <w:spacing w:before="120" w:after="120" w:line="276" w:lineRule="auto"/>
              <w:ind w:right="0"/>
              <w:jc w:val="both"/>
              <w:rPr>
                <w:b w:val="1"/>
                <w:bCs w:val="1"/>
                <w:rtl w:val="0"/>
                <w:lang w:val="fr-FR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Notification de violation de donn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re personnel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En cas de violation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personnel,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coop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avec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et lui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 assistance aux fins de la mise en conformit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avec les obligations qui lui incombent en vertu des articles 33 et 34 duRGPD , en tenant compte de la nature du traitement et des informations dont dispose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EDS.</w:t>
            </w:r>
          </w:p>
          <w:p>
            <w:pPr>
              <w:pStyle w:val="Corps"/>
              <w:bidi w:val="0"/>
              <w:spacing w:before="120" w:after="120" w:line="276" w:lineRule="auto"/>
              <w:ind w:left="708" w:right="0" w:firstLine="0"/>
              <w:jc w:val="both"/>
              <w:rPr>
                <w:rStyle w:val="Aucun"/>
                <w:b w:val="1"/>
                <w:bCs w:val="1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9.1 Violation de donn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es en rapport avec des donn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es trait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es par l'Administration b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ficiaire :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0"/>
              <w:jc w:val="both"/>
              <w:rPr>
                <w:rStyle w:val="Aucun"/>
                <w:shd w:val="nil" w:color="auto" w:fill="auto"/>
                <w:rtl w:val="0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En cas de violation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en rapport avec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trait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par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ficiaire,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 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te assistance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:</w:t>
            </w:r>
          </w:p>
          <w:p>
            <w:pPr>
              <w:pStyle w:val="List Paragraph"/>
              <w:numPr>
                <w:ilvl w:val="0"/>
                <w:numId w:val="9"/>
              </w:numPr>
              <w:bidi w:val="0"/>
              <w:spacing w:before="120" w:after="120" w:line="276" w:lineRule="auto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Aux fins de la notification de la violation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re personnel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autorit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de contr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ô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le comp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tente, dans les meilleurs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lais apr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que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ficiaire en a eu connaissance, le cas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ch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ant (sauf si la violation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est peu susceptible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engendrer un risque pour les droits et libert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des personnes physiques) ;</w:t>
            </w:r>
          </w:p>
          <w:p>
            <w:pPr>
              <w:pStyle w:val="List Paragraph"/>
              <w:numPr>
                <w:ilvl w:val="0"/>
                <w:numId w:val="9"/>
              </w:numPr>
              <w:bidi w:val="0"/>
              <w:spacing w:before="120" w:after="120" w:line="276" w:lineRule="auto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Aux fins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obtention des informations suivantes qui, conform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ment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article 33, paragraphe 3, du RGPD doivent figurer dans la notification du Partenaire, et inclure, au moins :</w:t>
            </w:r>
          </w:p>
          <w:p>
            <w:pPr>
              <w:pStyle w:val="List Paragraph"/>
              <w:numPr>
                <w:ilvl w:val="0"/>
                <w:numId w:val="9"/>
              </w:numPr>
              <w:bidi w:val="0"/>
              <w:spacing w:before="120" w:after="120" w:line="276" w:lineRule="auto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La nature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personnel, y compris, si possible, les cat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gories et le nombre approximatif de personnes concern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par la violation et les cat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gories et le nombre approximatif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enregistrements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concern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;</w:t>
            </w:r>
          </w:p>
          <w:p>
            <w:pPr>
              <w:pStyle w:val="List Paragraph"/>
              <w:numPr>
                <w:ilvl w:val="0"/>
                <w:numId w:val="9"/>
              </w:numPr>
              <w:bidi w:val="0"/>
              <w:spacing w:before="120" w:after="120" w:line="276" w:lineRule="auto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Les cons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quences probables de la violation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;</w:t>
            </w:r>
          </w:p>
          <w:p>
            <w:pPr>
              <w:pStyle w:val="List Paragraph"/>
              <w:numPr>
                <w:ilvl w:val="0"/>
                <w:numId w:val="9"/>
              </w:numPr>
              <w:bidi w:val="0"/>
              <w:spacing w:before="120" w:after="120" w:line="276" w:lineRule="auto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Les mesures prises ou les mesures que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propose de prendre pour rem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dier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 violation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re personnel, y compris, le cas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ch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ant, les mesures pour en att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nuer les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ventuelles cons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quences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gatives.</w:t>
            </w:r>
          </w:p>
          <w:p>
            <w:pPr>
              <w:pStyle w:val="List Paragraph"/>
              <w:numPr>
                <w:ilvl w:val="0"/>
                <w:numId w:val="9"/>
              </w:numPr>
              <w:bidi w:val="0"/>
              <w:spacing w:before="120" w:after="120" w:line="276" w:lineRule="auto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Aux fins de la satisfaction, conform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ment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article 34 duRGPD , de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obligation de communiquer dans les meilleurs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lais la violation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aux personnes concern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es, lorsque la violation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est susceptible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engendrer un risque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lev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pour les droits et libert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des personnes physiques.</w:t>
            </w:r>
          </w:p>
          <w:p>
            <w:pPr>
              <w:pStyle w:val="Corps"/>
              <w:bidi w:val="0"/>
              <w:spacing w:before="120" w:after="120" w:line="276" w:lineRule="auto"/>
              <w:ind w:left="0" w:right="0" w:firstLine="708"/>
              <w:jc w:val="both"/>
              <w:rPr>
                <w:rStyle w:val="Aucun"/>
                <w:b w:val="1"/>
                <w:bCs w:val="1"/>
                <w:shd w:val="nil" w:color="auto" w:fill="auto"/>
                <w:rtl w:val="0"/>
              </w:rPr>
            </w:pP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9.2 Violation de donn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es en rapport avec des donn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es trait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es par l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b w:val="1"/>
                <w:bCs w:val="1"/>
                <w:shd w:val="nil" w:color="auto" w:fill="auto"/>
                <w:rtl w:val="0"/>
                <w:lang w:val="fr-FR"/>
              </w:rPr>
              <w:t>EDS :</w:t>
            </w:r>
          </w:p>
          <w:p>
            <w:pPr>
              <w:pStyle w:val="List Paragraph"/>
              <w:numPr>
                <w:ilvl w:val="0"/>
                <w:numId w:val="10"/>
              </w:numPr>
              <w:bidi w:val="0"/>
              <w:spacing w:before="120" w:after="120" w:line="276" w:lineRule="auto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En cas de violation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en rapport avec des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trait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par 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EDS, celle-ci en informe l'Administration b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ficiaire dans les meilleurs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lais apr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en avoir pris connaissance. Cette notification contient au moins :</w:t>
            </w:r>
          </w:p>
          <w:p>
            <w:pPr>
              <w:pStyle w:val="List Paragraph"/>
              <w:numPr>
                <w:ilvl w:val="0"/>
                <w:numId w:val="10"/>
              </w:numPr>
              <w:bidi w:val="0"/>
              <w:spacing w:before="120" w:after="120" w:line="276" w:lineRule="auto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Une description de la nature de la violation constat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 (y compris, si possible, les cat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gories et le nombre approximatif de personnes concern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par la violation et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enregistrements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concern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s) ;</w:t>
            </w:r>
          </w:p>
          <w:p>
            <w:pPr>
              <w:pStyle w:val="List Paragraph"/>
              <w:numPr>
                <w:ilvl w:val="0"/>
                <w:numId w:val="10"/>
              </w:numPr>
              <w:bidi w:val="0"/>
              <w:spacing w:before="120" w:after="120" w:line="276" w:lineRule="auto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Les coordonn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es d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un point de contact aupr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s duquel des informations suppl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mentaires peuvent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ê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tre obtenues au sujet de la violation de donn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caract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è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re personnel ;</w:t>
            </w:r>
          </w:p>
          <w:p>
            <w:pPr>
              <w:pStyle w:val="List Paragraph"/>
              <w:numPr>
                <w:ilvl w:val="0"/>
                <w:numId w:val="10"/>
              </w:numPr>
              <w:bidi w:val="0"/>
              <w:spacing w:before="120" w:after="120" w:line="276" w:lineRule="auto"/>
              <w:ind w:right="0"/>
              <w:jc w:val="both"/>
              <w:rPr>
                <w:rtl w:val="0"/>
                <w:lang w:val="fr-FR"/>
              </w:rPr>
            </w:pPr>
            <w:r>
              <w:rPr>
                <w:rStyle w:val="Aucun"/>
                <w:shd w:val="nil" w:color="auto" w:fill="auto"/>
                <w:rtl w:val="0"/>
                <w:lang w:val="fr-FR"/>
              </w:rPr>
              <w:t>Les cons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quences probables de la violation et les mesures prises ou les mesures qu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’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il est propos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é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de prendre pour rem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dier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à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la violation, y compris pour en att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 xml:space="preserve">nuer les 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ventuelles cons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quences n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é</w:t>
            </w:r>
            <w:r>
              <w:rPr>
                <w:rStyle w:val="Aucun"/>
                <w:shd w:val="nil" w:color="auto" w:fill="auto"/>
                <w:rtl w:val="0"/>
                <w:lang w:val="fr-FR"/>
              </w:rPr>
              <w:t>gatives.</w:t>
            </w:r>
            <w:commentRangeEnd w:id="7"/>
            <w:r>
              <w:commentReference w:id="7"/>
            </w:r>
          </w:p>
        </w:tc>
      </w:tr>
    </w:tbl>
    <w:p>
      <w:pPr>
        <w:pStyle w:val="Corps"/>
        <w:widowControl w:val="0"/>
        <w:spacing w:line="240" w:lineRule="auto"/>
      </w:pPr>
    </w:p>
    <w:p>
      <w:pPr>
        <w:pStyle w:val="Corps"/>
      </w:pPr>
      <w:r>
        <w:rPr>
          <w:rStyle w:val="Aucun"/>
          <w:rtl w:val="0"/>
          <w:lang w:val="nl-NL"/>
        </w:rPr>
        <w:t>{/hasPersonalData}</w:t>
      </w:r>
      <w:r/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7" w:author="Bellili Wissem" w:date="2026-04-10T14:35:00Z">
    <w:p w14:paraId="1111FFFF">
      <w:pPr>
        <w:pStyle w:val="Par défaut"/>
        <w:bidi w:val="0"/>
      </w:pPr>
    </w:p>
    <w:p w14:paraId="11120000">
      <w:pPr>
        <w:pStyle w:val="Par défaut"/>
        <w:bidi w:val="0"/>
      </w:pPr>
      <w:r>
        <w:rPr>
          <w:rFonts w:cs="Arial Unicode MS" w:eastAsia="Arial Unicode MS"/>
          <w:rtl w:val="0"/>
        </w:rPr>
        <w:t>Ou renvoie au responsable de traitement</w:t>
      </w:r>
    </w:p>
    <w:p w14:paraId="11120001">
      <w:pPr>
        <w:pStyle w:val="Par défaut"/>
        <w:bidi w:val="0"/>
      </w:pPr>
    </w:p>
    <w:p w14:paraId="11120002">
      <w:pPr>
        <w:pStyle w:val="Par défaut"/>
        <w:bidi w:val="0"/>
      </w:pPr>
      <w:r>
        <w:rPr>
          <w:rFonts w:cs="Arial Unicode MS" w:eastAsia="Arial Unicode MS"/>
          <w:rtl w:val="0"/>
        </w:rPr>
        <w:t>Bellili Wissem</w:t>
      </w:r>
    </w:p>
    <w:p w14:paraId="11120003">
      <w:pPr>
        <w:pStyle w:val="Par défaut"/>
        <w:bidi w:val="0"/>
      </w:pPr>
      <w:r>
        <w:rPr>
          <w:rFonts w:cs="Arial Unicode MS" w:eastAsia="Arial Unicode MS"/>
          <w:rtl w:val="0"/>
        </w:rPr>
        <w:t>Par tout moyen ?</w:t>
      </w:r>
    </w:p>
    <w:p w14:paraId="11120004">
      <w:pPr>
        <w:pStyle w:val="Par défaut"/>
        <w:bidi w:val="0"/>
      </w:pPr>
    </w:p>
    <w:p w14:paraId="11120005">
      <w:pPr>
        <w:pStyle w:val="Par défaut"/>
        <w:bidi w:val="0"/>
      </w:pPr>
      <w:r>
        <w:rPr>
          <w:rFonts w:cs="Arial Unicode MS" w:eastAsia="Arial Unicode MS"/>
          <w:rtl w:val="0"/>
        </w:rPr>
        <w:t>Bellili Wissem</w:t>
      </w:r>
    </w:p>
    <w:p w14:paraId="11120006">
      <w:pPr>
        <w:pStyle w:val="Par défaut"/>
        <w:bidi w:val="0"/>
      </w:pPr>
      <w:r>
        <w:rPr>
          <w:rFonts w:cs="Arial Unicode MS" w:eastAsia="Arial Unicode MS"/>
          <w:rtl w:val="0"/>
        </w:rPr>
        <w:t>En mois et pas en ann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es ?</w:t>
      </w:r>
    </w:p>
    <w:p w14:paraId="11120007">
      <w:pPr>
        <w:pStyle w:val="Par défaut"/>
        <w:bidi w:val="0"/>
      </w:pPr>
    </w:p>
    <w:p w14:paraId="11120008">
      <w:pPr>
        <w:pStyle w:val="Par défaut"/>
        <w:bidi w:val="0"/>
      </w:pPr>
      <w:r>
        <w:rPr>
          <w:rFonts w:cs="Arial Unicode MS" w:eastAsia="Arial Unicode MS"/>
          <w:rtl w:val="0"/>
        </w:rPr>
        <w:t>Bellili Wissem</w:t>
      </w:r>
    </w:p>
    <w:p w14:paraId="11120009">
      <w:pPr>
        <w:pStyle w:val="Par défaut"/>
        <w:bidi w:val="0"/>
      </w:pPr>
      <w:r>
        <w:rPr>
          <w:rFonts w:cs="Arial Unicode MS" w:eastAsia="Arial Unicode MS"/>
          <w:rtl w:val="0"/>
        </w:rPr>
        <w:t>Peut-on ajouter une partie sur l</w:t>
      </w:r>
      <w:r>
        <w:rPr>
          <w:rFonts w:cs="Arial Unicode MS" w:eastAsia="Arial Unicode MS" w:hint="default"/>
          <w:rtl w:val="0"/>
        </w:rPr>
        <w:t>’</w:t>
      </w:r>
      <w:r>
        <w:rPr>
          <w:rFonts w:cs="Arial Unicode MS" w:eastAsia="Arial Unicode MS"/>
          <w:rtl w:val="0"/>
        </w:rPr>
        <w:t>objet et la dur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e du traitement, la nature et la finalit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du traitement, le type de donn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es perso, les cat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gories de personnes concern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es ?</w:t>
      </w:r>
    </w:p>
    <w:p w14:paraId="1112000A">
      <w:pPr>
        <w:pStyle w:val="Par défaut"/>
        <w:bidi w:val="0"/>
      </w:pPr>
    </w:p>
    <w:p w14:paraId="1112000B">
      <w:pPr>
        <w:pStyle w:val="Par défaut"/>
        <w:bidi w:val="0"/>
      </w:pPr>
      <w:r>
        <w:rPr>
          <w:rFonts w:cs="Arial Unicode MS" w:eastAsia="Arial Unicode MS"/>
          <w:rtl w:val="0"/>
        </w:rPr>
        <w:t>Bellili Wissem</w:t>
      </w:r>
    </w:p>
    <w:p w14:paraId="1112000C">
      <w:pPr>
        <w:pStyle w:val="Par défaut"/>
        <w:bidi w:val="0"/>
      </w:pPr>
      <w:r>
        <w:rPr>
          <w:rFonts w:cs="Arial Unicode MS" w:eastAsia="Arial Unicode MS"/>
          <w:rtl w:val="0"/>
        </w:rPr>
        <w:t>Il sort un peu de nulle part le DO l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dans l</w:t>
      </w:r>
      <w:r>
        <w:rPr>
          <w:rFonts w:cs="Arial Unicode MS" w:eastAsia="Arial Unicode MS" w:hint="default"/>
          <w:rtl w:val="0"/>
        </w:rPr>
        <w:t>’</w:t>
      </w:r>
      <w:r>
        <w:rPr>
          <w:rFonts w:cs="Arial Unicode MS" w:eastAsia="Arial Unicode MS"/>
          <w:rtl w:val="0"/>
        </w:rPr>
        <w:t>ATD</w:t>
      </w: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  <w:font w:name="Helvetic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46"/>
        <w:tab w:val="clear" w:pos="9360"/>
      </w:tabs>
      <w:jc w:val="right"/>
    </w:pPr>
    <w:r>
      <w:rPr>
        <w:rStyle w:val="Aucun"/>
        <w:rtl w:val="0"/>
      </w:rPr>
      <w:fldChar w:fldCharType="begin" w:fldLock="0"/>
    </w:r>
    <w:r>
      <w:rPr>
        <w:rStyle w:val="Aucun"/>
        <w:rtl w:val="0"/>
      </w:rPr>
      <w:instrText xml:space="preserve"> PAGE </w:instrText>
    </w:r>
    <w:r>
      <w:rPr>
        <w:rStyle w:val="Aucun"/>
        <w:rtl w:val="0"/>
      </w:rPr>
      <w:fldChar w:fldCharType="separate" w:fldLock="0"/>
    </w:r>
    <w:r>
      <w:rPr>
        <w:rStyle w:val="Aucun"/>
        <w:rtl w:val="0"/>
      </w:rPr>
    </w:r>
    <w:r>
      <w:rPr>
        <w:rStyle w:val="Aucun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bidi w:val="0"/>
      <w:ind w:left="0" w:right="0" w:firstLine="0"/>
      <w:jc w:val="left"/>
      <w:rPr>
        <w:rtl w:val="0"/>
      </w:rPr>
    </w:pPr>
    <w:r>
      <w:rPr>
        <w:rStyle w:val="Aucun"/>
        <w:rtl w:val="0"/>
      </w:rPr>
      <w:t xml:space="preserve">Version {version}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2 importé"/>
  </w:abstractNum>
  <w:abstractNum w:abstractNumId="3">
    <w:multiLevelType w:val="hybridMultilevel"/>
    <w:styleLink w:val="Style 2 importé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6"/>
    <w:lvlOverride w:ilvl="0">
      <w:startOverride w:val="2"/>
    </w:lvlOverride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72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numbering" w:styleId="Style 2 importé">
    <w:name w:val="Style 2 importé"/>
    <w:pPr>
      <w:numPr>
        <w:numId w:val="3"/>
      </w:numPr>
    </w:p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